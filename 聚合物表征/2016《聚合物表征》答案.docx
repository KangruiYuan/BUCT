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11CD" w:rsidRPr="0025331B" w:rsidRDefault="00A711CD" w:rsidP="00BC6B77">
      <w:pPr>
        <w:adjustRightInd w:val="0"/>
        <w:snapToGrid w:val="0"/>
        <w:jc w:val="center"/>
        <w:rPr>
          <w:rFonts w:ascii="楷体_GB2312" w:eastAsia="楷体_GB2312" w:cs="Times New Roman"/>
          <w:b/>
          <w:bCs/>
          <w:sz w:val="30"/>
          <w:szCs w:val="30"/>
        </w:rPr>
      </w:pPr>
      <w:r w:rsidRPr="0025331B">
        <w:rPr>
          <w:rFonts w:ascii="楷体_GB2312" w:eastAsia="楷体_GB2312" w:cs="楷体_GB2312" w:hint="eastAsia"/>
          <w:b/>
          <w:bCs/>
          <w:sz w:val="30"/>
          <w:szCs w:val="30"/>
        </w:rPr>
        <w:t>北京化工大学</w:t>
      </w:r>
      <w:r w:rsidRPr="0025331B">
        <w:rPr>
          <w:rFonts w:ascii="楷体_GB2312" w:eastAsia="楷体_GB2312" w:cs="楷体_GB2312"/>
          <w:b/>
          <w:bCs/>
          <w:sz w:val="30"/>
          <w:szCs w:val="30"/>
        </w:rPr>
        <w:t>201</w:t>
      </w:r>
      <w:r w:rsidR="00C63BEF">
        <w:rPr>
          <w:rFonts w:ascii="楷体_GB2312" w:eastAsia="楷体_GB2312" w:cs="楷体_GB2312" w:hint="eastAsia"/>
          <w:b/>
          <w:bCs/>
          <w:sz w:val="30"/>
          <w:szCs w:val="30"/>
        </w:rPr>
        <w:t>5</w:t>
      </w:r>
      <w:r w:rsidRPr="0025331B">
        <w:rPr>
          <w:rFonts w:ascii="楷体_GB2312" w:eastAsia="楷体_GB2312" w:cs="Times New Roman"/>
          <w:b/>
          <w:bCs/>
          <w:spacing w:val="-40"/>
          <w:sz w:val="30"/>
          <w:szCs w:val="30"/>
        </w:rPr>
        <w:t>—</w:t>
      </w:r>
      <w:r w:rsidRPr="0025331B">
        <w:rPr>
          <w:rFonts w:ascii="楷体_GB2312" w:eastAsia="楷体_GB2312" w:cs="Times New Roman"/>
          <w:b/>
          <w:bCs/>
          <w:sz w:val="30"/>
          <w:szCs w:val="30"/>
        </w:rPr>
        <w:t>—</w:t>
      </w:r>
      <w:r w:rsidRPr="0025331B">
        <w:rPr>
          <w:rFonts w:ascii="楷体_GB2312" w:eastAsia="楷体_GB2312" w:cs="楷体_GB2312"/>
          <w:b/>
          <w:bCs/>
          <w:sz w:val="30"/>
          <w:szCs w:val="30"/>
        </w:rPr>
        <w:t>201</w:t>
      </w:r>
      <w:r w:rsidR="00C63BEF">
        <w:rPr>
          <w:rFonts w:ascii="楷体_GB2312" w:eastAsia="楷体_GB2312" w:cs="楷体_GB2312" w:hint="eastAsia"/>
          <w:b/>
          <w:bCs/>
          <w:sz w:val="30"/>
          <w:szCs w:val="30"/>
        </w:rPr>
        <w:t>6</w:t>
      </w:r>
      <w:r w:rsidRPr="0025331B">
        <w:rPr>
          <w:rFonts w:ascii="楷体_GB2312" w:eastAsia="楷体_GB2312" w:cs="楷体_GB2312" w:hint="eastAsia"/>
          <w:b/>
          <w:bCs/>
          <w:sz w:val="30"/>
          <w:szCs w:val="30"/>
        </w:rPr>
        <w:t>学年第</w:t>
      </w:r>
      <w:r>
        <w:rPr>
          <w:rFonts w:ascii="楷体_GB2312" w:eastAsia="楷体_GB2312" w:cs="楷体_GB2312" w:hint="eastAsia"/>
          <w:b/>
          <w:bCs/>
          <w:sz w:val="30"/>
          <w:szCs w:val="30"/>
        </w:rPr>
        <w:t>二</w:t>
      </w:r>
      <w:r w:rsidRPr="0025331B">
        <w:rPr>
          <w:rFonts w:ascii="楷体_GB2312" w:eastAsia="楷体_GB2312" w:cs="楷体_GB2312" w:hint="eastAsia"/>
          <w:b/>
          <w:bCs/>
          <w:sz w:val="30"/>
          <w:szCs w:val="30"/>
        </w:rPr>
        <w:t>学期</w:t>
      </w:r>
    </w:p>
    <w:p w:rsidR="00A711CD" w:rsidRPr="0025331B" w:rsidRDefault="00A711CD" w:rsidP="00BC6B77">
      <w:pPr>
        <w:spacing w:before="120" w:after="120"/>
        <w:jc w:val="center"/>
        <w:rPr>
          <w:rFonts w:cs="Times New Roman"/>
          <w:b/>
          <w:bCs/>
          <w:sz w:val="32"/>
          <w:szCs w:val="32"/>
        </w:rPr>
      </w:pPr>
      <w:r w:rsidRPr="0025331B">
        <w:rPr>
          <w:rFonts w:hint="eastAsia"/>
          <w:b/>
          <w:bCs/>
          <w:sz w:val="32"/>
          <w:szCs w:val="32"/>
        </w:rPr>
        <w:t>《聚合物表征》期末考试试卷</w:t>
      </w:r>
      <w:r>
        <w:rPr>
          <w:b/>
          <w:bCs/>
          <w:sz w:val="32"/>
          <w:szCs w:val="32"/>
        </w:rPr>
        <w: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20"/>
        <w:gridCol w:w="604"/>
        <w:gridCol w:w="604"/>
        <w:gridCol w:w="605"/>
        <w:gridCol w:w="604"/>
        <w:gridCol w:w="605"/>
        <w:gridCol w:w="604"/>
        <w:gridCol w:w="605"/>
        <w:gridCol w:w="604"/>
        <w:gridCol w:w="605"/>
      </w:tblGrid>
      <w:tr w:rsidR="00A711CD" w:rsidRPr="0025331B">
        <w:trPr>
          <w:jc w:val="center"/>
        </w:trPr>
        <w:tc>
          <w:tcPr>
            <w:tcW w:w="1620" w:type="dxa"/>
          </w:tcPr>
          <w:p w:rsidR="00A711CD" w:rsidRPr="0025331B" w:rsidRDefault="00A711CD" w:rsidP="005170C9">
            <w:pPr>
              <w:spacing w:before="40" w:after="40"/>
              <w:jc w:val="center"/>
              <w:rPr>
                <w:rFonts w:ascii="黑体" w:eastAsia="黑体" w:cs="Times New Roman"/>
                <w:sz w:val="24"/>
                <w:szCs w:val="24"/>
              </w:rPr>
            </w:pPr>
            <w:r w:rsidRPr="0025331B">
              <w:rPr>
                <w:rFonts w:ascii="黑体" w:eastAsia="黑体" w:cs="黑体" w:hint="eastAsia"/>
                <w:sz w:val="24"/>
                <w:szCs w:val="24"/>
              </w:rPr>
              <w:t>课程代码</w:t>
            </w:r>
          </w:p>
        </w:tc>
        <w:tc>
          <w:tcPr>
            <w:tcW w:w="604" w:type="dxa"/>
          </w:tcPr>
          <w:p w:rsidR="00A711CD" w:rsidRPr="0025331B" w:rsidRDefault="00A711CD" w:rsidP="005170C9">
            <w:pPr>
              <w:spacing w:before="40" w:after="40"/>
              <w:jc w:val="center"/>
              <w:rPr>
                <w:rFonts w:ascii="黑体" w:eastAsia="黑体" w:cs="黑体"/>
                <w:sz w:val="24"/>
                <w:szCs w:val="24"/>
              </w:rPr>
            </w:pPr>
            <w:r w:rsidRPr="0025331B">
              <w:rPr>
                <w:rFonts w:ascii="黑体" w:eastAsia="黑体" w:cs="黑体"/>
                <w:sz w:val="24"/>
                <w:szCs w:val="24"/>
              </w:rPr>
              <w:t>P</w:t>
            </w:r>
          </w:p>
        </w:tc>
        <w:tc>
          <w:tcPr>
            <w:tcW w:w="604" w:type="dxa"/>
          </w:tcPr>
          <w:p w:rsidR="00A711CD" w:rsidRPr="0025331B" w:rsidRDefault="00A711CD" w:rsidP="005170C9">
            <w:pPr>
              <w:spacing w:before="40" w:after="40"/>
              <w:jc w:val="center"/>
              <w:rPr>
                <w:rFonts w:ascii="黑体" w:eastAsia="黑体" w:cs="黑体"/>
                <w:sz w:val="24"/>
                <w:szCs w:val="24"/>
              </w:rPr>
            </w:pPr>
            <w:r w:rsidRPr="0025331B">
              <w:rPr>
                <w:rFonts w:ascii="黑体" w:eastAsia="黑体" w:cs="黑体"/>
                <w:sz w:val="24"/>
                <w:szCs w:val="24"/>
              </w:rPr>
              <w:t>S</w:t>
            </w:r>
          </w:p>
        </w:tc>
        <w:tc>
          <w:tcPr>
            <w:tcW w:w="605" w:type="dxa"/>
          </w:tcPr>
          <w:p w:rsidR="00A711CD" w:rsidRPr="0025331B" w:rsidRDefault="00A711CD" w:rsidP="005170C9">
            <w:pPr>
              <w:spacing w:before="40" w:after="40"/>
              <w:jc w:val="center"/>
              <w:rPr>
                <w:rFonts w:ascii="黑体" w:eastAsia="黑体" w:cs="黑体"/>
                <w:sz w:val="24"/>
                <w:szCs w:val="24"/>
              </w:rPr>
            </w:pPr>
            <w:r w:rsidRPr="0025331B">
              <w:rPr>
                <w:rFonts w:ascii="黑体" w:eastAsia="黑体" w:cs="黑体"/>
                <w:sz w:val="24"/>
                <w:szCs w:val="24"/>
              </w:rPr>
              <w:t>E</w:t>
            </w:r>
          </w:p>
        </w:tc>
        <w:tc>
          <w:tcPr>
            <w:tcW w:w="604" w:type="dxa"/>
          </w:tcPr>
          <w:p w:rsidR="00A711CD" w:rsidRPr="0025331B" w:rsidRDefault="00A711CD" w:rsidP="005170C9">
            <w:pPr>
              <w:spacing w:before="40" w:after="40"/>
              <w:jc w:val="center"/>
              <w:rPr>
                <w:rFonts w:ascii="黑体" w:eastAsia="黑体" w:cs="黑体"/>
                <w:sz w:val="24"/>
                <w:szCs w:val="24"/>
              </w:rPr>
            </w:pPr>
            <w:r w:rsidRPr="0025331B">
              <w:rPr>
                <w:rFonts w:ascii="黑体" w:eastAsia="黑体" w:cs="黑体"/>
                <w:sz w:val="24"/>
                <w:szCs w:val="24"/>
              </w:rPr>
              <w:t>3</w:t>
            </w:r>
          </w:p>
        </w:tc>
        <w:tc>
          <w:tcPr>
            <w:tcW w:w="605" w:type="dxa"/>
          </w:tcPr>
          <w:p w:rsidR="00A711CD" w:rsidRPr="0025331B" w:rsidRDefault="00A711CD" w:rsidP="005170C9">
            <w:pPr>
              <w:spacing w:before="40" w:after="40"/>
              <w:jc w:val="center"/>
              <w:rPr>
                <w:rFonts w:ascii="黑体" w:eastAsia="黑体" w:cs="黑体"/>
                <w:sz w:val="24"/>
                <w:szCs w:val="24"/>
              </w:rPr>
            </w:pPr>
            <w:r w:rsidRPr="0025331B">
              <w:rPr>
                <w:rFonts w:ascii="黑体" w:eastAsia="黑体" w:cs="黑体"/>
                <w:sz w:val="24"/>
                <w:szCs w:val="24"/>
              </w:rPr>
              <w:t>3</w:t>
            </w:r>
          </w:p>
        </w:tc>
        <w:tc>
          <w:tcPr>
            <w:tcW w:w="604" w:type="dxa"/>
          </w:tcPr>
          <w:p w:rsidR="00A711CD" w:rsidRPr="0025331B" w:rsidRDefault="00A711CD" w:rsidP="005170C9">
            <w:pPr>
              <w:spacing w:before="40" w:after="40"/>
              <w:jc w:val="center"/>
              <w:rPr>
                <w:rFonts w:ascii="黑体" w:eastAsia="黑体" w:cs="黑体"/>
                <w:sz w:val="24"/>
                <w:szCs w:val="24"/>
              </w:rPr>
            </w:pPr>
            <w:r w:rsidRPr="0025331B">
              <w:rPr>
                <w:rFonts w:ascii="黑体" w:eastAsia="黑体" w:cs="黑体"/>
                <w:sz w:val="24"/>
                <w:szCs w:val="24"/>
              </w:rPr>
              <w:t>2</w:t>
            </w:r>
          </w:p>
        </w:tc>
        <w:tc>
          <w:tcPr>
            <w:tcW w:w="605" w:type="dxa"/>
          </w:tcPr>
          <w:p w:rsidR="00A711CD" w:rsidRPr="0025331B" w:rsidRDefault="00A711CD" w:rsidP="005170C9">
            <w:pPr>
              <w:spacing w:before="40" w:after="40"/>
              <w:jc w:val="center"/>
              <w:rPr>
                <w:rFonts w:ascii="黑体" w:eastAsia="黑体" w:cs="黑体"/>
                <w:sz w:val="24"/>
                <w:szCs w:val="24"/>
              </w:rPr>
            </w:pPr>
            <w:r w:rsidRPr="0025331B">
              <w:rPr>
                <w:rFonts w:ascii="黑体" w:eastAsia="黑体" w:cs="黑体"/>
                <w:sz w:val="24"/>
                <w:szCs w:val="24"/>
              </w:rPr>
              <w:t>0</w:t>
            </w:r>
          </w:p>
        </w:tc>
        <w:tc>
          <w:tcPr>
            <w:tcW w:w="604" w:type="dxa"/>
          </w:tcPr>
          <w:p w:rsidR="00A711CD" w:rsidRPr="0025331B" w:rsidRDefault="00A711CD" w:rsidP="005170C9">
            <w:pPr>
              <w:spacing w:before="40" w:after="40"/>
              <w:jc w:val="center"/>
              <w:rPr>
                <w:rFonts w:ascii="黑体" w:eastAsia="黑体" w:cs="黑体"/>
                <w:sz w:val="24"/>
                <w:szCs w:val="24"/>
              </w:rPr>
            </w:pPr>
            <w:r w:rsidRPr="0025331B">
              <w:rPr>
                <w:rFonts w:ascii="黑体" w:eastAsia="黑体" w:cs="黑体"/>
                <w:sz w:val="24"/>
                <w:szCs w:val="24"/>
              </w:rPr>
              <w:t>0</w:t>
            </w:r>
          </w:p>
        </w:tc>
        <w:tc>
          <w:tcPr>
            <w:tcW w:w="605" w:type="dxa"/>
          </w:tcPr>
          <w:p w:rsidR="00A711CD" w:rsidRPr="0025331B" w:rsidRDefault="00A711CD" w:rsidP="005170C9">
            <w:pPr>
              <w:spacing w:before="40" w:after="40"/>
              <w:jc w:val="center"/>
              <w:rPr>
                <w:rFonts w:ascii="黑体" w:eastAsia="黑体" w:cs="黑体"/>
                <w:sz w:val="24"/>
                <w:szCs w:val="24"/>
              </w:rPr>
            </w:pPr>
            <w:r w:rsidRPr="0025331B">
              <w:rPr>
                <w:rFonts w:ascii="黑体" w:eastAsia="黑体" w:cs="黑体"/>
                <w:sz w:val="24"/>
                <w:szCs w:val="24"/>
              </w:rPr>
              <w:t>E</w:t>
            </w:r>
          </w:p>
        </w:tc>
      </w:tr>
    </w:tbl>
    <w:p w:rsidR="00A711CD" w:rsidRPr="0025331B" w:rsidRDefault="00A711CD" w:rsidP="00BC6B77">
      <w:pPr>
        <w:widowControl/>
        <w:spacing w:before="240"/>
        <w:jc w:val="left"/>
        <w:rPr>
          <w:rFonts w:ascii="楷体_GB2312" w:eastAsia="楷体_GB2312" w:cs="楷体_GB2312"/>
          <w:b/>
          <w:bCs/>
          <w:sz w:val="28"/>
          <w:szCs w:val="28"/>
          <w:u w:val="single"/>
        </w:rPr>
      </w:pPr>
      <w:r w:rsidRPr="0025331B">
        <w:rPr>
          <w:rFonts w:ascii="楷体_GB2312" w:eastAsia="楷体_GB2312" w:cs="楷体_GB2312" w:hint="eastAsia"/>
          <w:b/>
          <w:bCs/>
          <w:sz w:val="28"/>
          <w:szCs w:val="28"/>
        </w:rPr>
        <w:t>班级：</w:t>
      </w:r>
      <w:r w:rsidRPr="0025331B">
        <w:rPr>
          <w:rFonts w:ascii="楷体_GB2312" w:eastAsia="楷体_GB2312" w:cs="楷体_GB2312"/>
          <w:b/>
          <w:bCs/>
          <w:sz w:val="28"/>
          <w:szCs w:val="28"/>
          <w:u w:val="single"/>
        </w:rPr>
        <w:t xml:space="preserve">          </w:t>
      </w:r>
      <w:r w:rsidRPr="0025331B">
        <w:rPr>
          <w:rFonts w:ascii="楷体_GB2312" w:eastAsia="楷体_GB2312" w:cs="楷体_GB2312" w:hint="eastAsia"/>
          <w:b/>
          <w:bCs/>
          <w:sz w:val="28"/>
          <w:szCs w:val="28"/>
        </w:rPr>
        <w:t>姓名：</w:t>
      </w:r>
      <w:r w:rsidRPr="0025331B">
        <w:rPr>
          <w:rFonts w:ascii="楷体_GB2312" w:eastAsia="楷体_GB2312" w:cs="楷体_GB2312"/>
          <w:b/>
          <w:bCs/>
          <w:sz w:val="28"/>
          <w:szCs w:val="28"/>
          <w:u w:val="single"/>
        </w:rPr>
        <w:t xml:space="preserve">          </w:t>
      </w:r>
      <w:r w:rsidRPr="0025331B">
        <w:rPr>
          <w:rFonts w:ascii="楷体_GB2312" w:eastAsia="楷体_GB2312" w:cs="楷体_GB2312" w:hint="eastAsia"/>
          <w:b/>
          <w:bCs/>
          <w:sz w:val="28"/>
          <w:szCs w:val="28"/>
        </w:rPr>
        <w:t>学号：</w:t>
      </w:r>
      <w:r w:rsidRPr="0025331B">
        <w:rPr>
          <w:rFonts w:ascii="楷体_GB2312" w:eastAsia="楷体_GB2312" w:cs="楷体_GB2312"/>
          <w:b/>
          <w:bCs/>
          <w:sz w:val="28"/>
          <w:szCs w:val="28"/>
          <w:u w:val="single"/>
        </w:rPr>
        <w:t xml:space="preserve">         </w:t>
      </w:r>
      <w:r w:rsidRPr="0025331B">
        <w:rPr>
          <w:rFonts w:ascii="楷体_GB2312" w:eastAsia="楷体_GB2312" w:cs="楷体_GB2312" w:hint="eastAsia"/>
          <w:b/>
          <w:bCs/>
          <w:sz w:val="28"/>
          <w:szCs w:val="28"/>
        </w:rPr>
        <w:t>分数：</w:t>
      </w:r>
      <w:r w:rsidRPr="0025331B">
        <w:rPr>
          <w:rFonts w:ascii="楷体_GB2312" w:eastAsia="楷体_GB2312" w:cs="楷体_GB2312"/>
          <w:b/>
          <w:bCs/>
          <w:sz w:val="28"/>
          <w:szCs w:val="28"/>
          <w:u w:val="singl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52"/>
        <w:gridCol w:w="2152"/>
        <w:gridCol w:w="2152"/>
        <w:gridCol w:w="2153"/>
      </w:tblGrid>
      <w:tr w:rsidR="00A711CD" w:rsidRPr="0025331B">
        <w:tc>
          <w:tcPr>
            <w:tcW w:w="2152" w:type="dxa"/>
            <w:vAlign w:val="center"/>
          </w:tcPr>
          <w:p w:rsidR="00A711CD" w:rsidRPr="0025331B" w:rsidRDefault="00A711CD">
            <w:pPr>
              <w:spacing w:before="120" w:after="120"/>
              <w:jc w:val="center"/>
              <w:rPr>
                <w:rFonts w:cs="Times New Roman"/>
                <w:sz w:val="24"/>
                <w:szCs w:val="24"/>
              </w:rPr>
            </w:pPr>
            <w:r w:rsidRPr="0025331B">
              <w:rPr>
                <w:rFonts w:hint="eastAsia"/>
                <w:sz w:val="24"/>
                <w:szCs w:val="24"/>
              </w:rPr>
              <w:t>题号</w:t>
            </w:r>
          </w:p>
        </w:tc>
        <w:tc>
          <w:tcPr>
            <w:tcW w:w="2152" w:type="dxa"/>
            <w:vAlign w:val="center"/>
          </w:tcPr>
          <w:p w:rsidR="00A711CD" w:rsidRPr="0025331B" w:rsidRDefault="00A711CD">
            <w:pPr>
              <w:spacing w:before="120" w:after="120"/>
              <w:jc w:val="center"/>
              <w:rPr>
                <w:rFonts w:cs="Times New Roman"/>
                <w:sz w:val="24"/>
                <w:szCs w:val="24"/>
              </w:rPr>
            </w:pPr>
            <w:r w:rsidRPr="0025331B">
              <w:rPr>
                <w:rFonts w:hint="eastAsia"/>
                <w:sz w:val="24"/>
                <w:szCs w:val="24"/>
              </w:rPr>
              <w:t>一</w:t>
            </w:r>
          </w:p>
        </w:tc>
        <w:tc>
          <w:tcPr>
            <w:tcW w:w="2152" w:type="dxa"/>
          </w:tcPr>
          <w:p w:rsidR="00A711CD" w:rsidRPr="0025331B" w:rsidRDefault="00A711CD">
            <w:pPr>
              <w:spacing w:before="120" w:after="120"/>
              <w:jc w:val="center"/>
              <w:rPr>
                <w:rFonts w:cs="Times New Roman"/>
                <w:sz w:val="24"/>
                <w:szCs w:val="24"/>
              </w:rPr>
            </w:pPr>
            <w:r w:rsidRPr="0025331B">
              <w:rPr>
                <w:rFonts w:hint="eastAsia"/>
                <w:sz w:val="24"/>
                <w:szCs w:val="24"/>
              </w:rPr>
              <w:t>二</w:t>
            </w:r>
          </w:p>
        </w:tc>
        <w:tc>
          <w:tcPr>
            <w:tcW w:w="2153" w:type="dxa"/>
            <w:vAlign w:val="center"/>
          </w:tcPr>
          <w:p w:rsidR="00A711CD" w:rsidRPr="0025331B" w:rsidRDefault="00A711CD">
            <w:pPr>
              <w:spacing w:before="120" w:after="120"/>
              <w:jc w:val="center"/>
              <w:rPr>
                <w:rFonts w:cs="Times New Roman"/>
                <w:sz w:val="24"/>
                <w:szCs w:val="24"/>
              </w:rPr>
            </w:pPr>
            <w:r w:rsidRPr="0025331B">
              <w:rPr>
                <w:rFonts w:hint="eastAsia"/>
                <w:sz w:val="24"/>
                <w:szCs w:val="24"/>
              </w:rPr>
              <w:t>总分</w:t>
            </w:r>
          </w:p>
        </w:tc>
      </w:tr>
      <w:tr w:rsidR="00A711CD" w:rsidRPr="0025331B">
        <w:tc>
          <w:tcPr>
            <w:tcW w:w="2152" w:type="dxa"/>
            <w:vAlign w:val="center"/>
          </w:tcPr>
          <w:p w:rsidR="00A711CD" w:rsidRPr="0025331B" w:rsidRDefault="00A711CD">
            <w:pPr>
              <w:spacing w:before="120" w:after="120"/>
              <w:jc w:val="center"/>
              <w:rPr>
                <w:rFonts w:cs="Times New Roman"/>
                <w:sz w:val="24"/>
                <w:szCs w:val="24"/>
              </w:rPr>
            </w:pPr>
            <w:r w:rsidRPr="0025331B">
              <w:rPr>
                <w:rFonts w:hint="eastAsia"/>
                <w:sz w:val="24"/>
                <w:szCs w:val="24"/>
              </w:rPr>
              <w:t>得分</w:t>
            </w:r>
          </w:p>
        </w:tc>
        <w:tc>
          <w:tcPr>
            <w:tcW w:w="2152" w:type="dxa"/>
            <w:vAlign w:val="center"/>
          </w:tcPr>
          <w:p w:rsidR="00A711CD" w:rsidRPr="0025331B" w:rsidRDefault="00A711CD">
            <w:pPr>
              <w:spacing w:before="120" w:after="120"/>
              <w:jc w:val="center"/>
              <w:rPr>
                <w:rFonts w:cs="Times New Roman"/>
                <w:sz w:val="24"/>
                <w:szCs w:val="24"/>
              </w:rPr>
            </w:pPr>
          </w:p>
        </w:tc>
        <w:tc>
          <w:tcPr>
            <w:tcW w:w="2152" w:type="dxa"/>
          </w:tcPr>
          <w:p w:rsidR="00A711CD" w:rsidRPr="0025331B" w:rsidRDefault="00A711CD">
            <w:pPr>
              <w:spacing w:before="120" w:after="120"/>
              <w:jc w:val="center"/>
              <w:rPr>
                <w:rFonts w:cs="Times New Roman"/>
                <w:sz w:val="24"/>
                <w:szCs w:val="24"/>
              </w:rPr>
            </w:pPr>
          </w:p>
        </w:tc>
        <w:tc>
          <w:tcPr>
            <w:tcW w:w="2153" w:type="dxa"/>
            <w:vAlign w:val="center"/>
          </w:tcPr>
          <w:p w:rsidR="00A711CD" w:rsidRPr="0025331B" w:rsidRDefault="00A711CD">
            <w:pPr>
              <w:spacing w:before="120" w:after="120"/>
              <w:jc w:val="center"/>
              <w:rPr>
                <w:rFonts w:cs="Times New Roman"/>
                <w:sz w:val="24"/>
                <w:szCs w:val="24"/>
              </w:rPr>
            </w:pPr>
          </w:p>
        </w:tc>
      </w:tr>
    </w:tbl>
    <w:p w:rsidR="00A711CD" w:rsidRPr="00986608" w:rsidRDefault="00A711CD" w:rsidP="003C6C25">
      <w:pPr>
        <w:tabs>
          <w:tab w:val="num" w:pos="425"/>
        </w:tabs>
        <w:spacing w:line="336" w:lineRule="auto"/>
        <w:outlineLvl w:val="0"/>
        <w:rPr>
          <w:rFonts w:ascii="黑体" w:eastAsia="黑体" w:cs="Times New Roman"/>
          <w:sz w:val="24"/>
          <w:szCs w:val="24"/>
        </w:rPr>
      </w:pPr>
      <w:r w:rsidRPr="00986608">
        <w:rPr>
          <w:rFonts w:ascii="黑体" w:eastAsia="黑体" w:cs="黑体" w:hint="eastAsia"/>
          <w:sz w:val="24"/>
          <w:szCs w:val="24"/>
        </w:rPr>
        <w:t>一、选择题（下面每个选择题中有一个或多个正确答案，每题</w:t>
      </w:r>
      <w:r w:rsidRPr="00986608">
        <w:rPr>
          <w:rFonts w:ascii="黑体" w:eastAsia="黑体" w:cs="黑体"/>
          <w:sz w:val="24"/>
          <w:szCs w:val="24"/>
        </w:rPr>
        <w:t>2</w:t>
      </w:r>
      <w:r w:rsidRPr="00986608">
        <w:rPr>
          <w:rFonts w:ascii="黑体" w:eastAsia="黑体" w:cs="黑体" w:hint="eastAsia"/>
          <w:sz w:val="24"/>
          <w:szCs w:val="24"/>
        </w:rPr>
        <w:t>分，共</w:t>
      </w:r>
      <w:r w:rsidRPr="00986608">
        <w:rPr>
          <w:rFonts w:ascii="黑体" w:eastAsia="黑体" w:cs="黑体"/>
          <w:sz w:val="24"/>
          <w:szCs w:val="24"/>
        </w:rPr>
        <w:t>40</w:t>
      </w:r>
      <w:r w:rsidRPr="00986608">
        <w:rPr>
          <w:rFonts w:ascii="黑体" w:eastAsia="黑体" w:cs="黑体" w:hint="eastAsia"/>
          <w:sz w:val="24"/>
          <w:szCs w:val="24"/>
        </w:rPr>
        <w:t>分）</w:t>
      </w:r>
    </w:p>
    <w:p w:rsidR="00A711CD" w:rsidRDefault="00A711CD" w:rsidP="001C1D4D">
      <w:pPr>
        <w:spacing w:line="336" w:lineRule="auto"/>
        <w:rPr>
          <w:rFonts w:ascii="Times New Roman" w:cs="Times New Roman"/>
          <w:sz w:val="24"/>
          <w:szCs w:val="24"/>
        </w:rPr>
      </w:pPr>
      <w:r w:rsidRPr="00B23676">
        <w:rPr>
          <w:rFonts w:ascii="Times New Roman" w:cs="Times New Roman"/>
          <w:sz w:val="24"/>
          <w:szCs w:val="24"/>
        </w:rPr>
        <w:t xml:space="preserve">1. </w:t>
      </w:r>
      <w:r>
        <w:rPr>
          <w:rFonts w:ascii="Times New Roman" w:cs="Times New Roman"/>
          <w:sz w:val="24"/>
          <w:szCs w:val="24"/>
        </w:rPr>
        <w:t>DSC</w:t>
      </w:r>
      <w:r w:rsidRPr="0025331B">
        <w:rPr>
          <w:rFonts w:ascii="Times New Roman" w:hint="eastAsia"/>
          <w:sz w:val="24"/>
          <w:szCs w:val="24"/>
        </w:rPr>
        <w:t>实验</w:t>
      </w:r>
      <w:r>
        <w:rPr>
          <w:rFonts w:ascii="Times New Roman" w:hint="eastAsia"/>
          <w:sz w:val="24"/>
          <w:szCs w:val="24"/>
        </w:rPr>
        <w:t>中，使用以下那个重量的样品得到的熔点值最高</w:t>
      </w:r>
      <w:r w:rsidRPr="0025331B">
        <w:rPr>
          <w:rFonts w:ascii="Times New Roman" w:cs="Times New Roman"/>
          <w:sz w:val="24"/>
          <w:szCs w:val="24"/>
          <w:u w:val="single"/>
        </w:rPr>
        <w:t xml:space="preserve">    </w:t>
      </w:r>
      <w:r w:rsidR="00E6388E">
        <w:rPr>
          <w:rFonts w:ascii="Times New Roman" w:cs="Times New Roman" w:hint="eastAsia"/>
          <w:sz w:val="24"/>
          <w:szCs w:val="24"/>
          <w:u w:val="single"/>
        </w:rPr>
        <w:t>B</w:t>
      </w:r>
      <w:r w:rsidRPr="0025331B">
        <w:rPr>
          <w:rFonts w:ascii="Times New Roman" w:cs="Times New Roman"/>
          <w:sz w:val="24"/>
          <w:szCs w:val="24"/>
          <w:u w:val="single"/>
        </w:rPr>
        <w:t xml:space="preserve">   </w:t>
      </w:r>
      <w:r w:rsidRPr="0025331B">
        <w:rPr>
          <w:rFonts w:ascii="Times New Roman" w:hint="eastAsia"/>
          <w:sz w:val="24"/>
          <w:szCs w:val="24"/>
        </w:rPr>
        <w:t>。</w:t>
      </w:r>
    </w:p>
    <w:p w:rsidR="00A711CD" w:rsidRPr="00F55DB1" w:rsidRDefault="00A711CD" w:rsidP="001C1D4D">
      <w:pPr>
        <w:spacing w:line="336" w:lineRule="auto"/>
        <w:rPr>
          <w:rFonts w:ascii="Times New Roman" w:cs="Times New Roman"/>
          <w:sz w:val="24"/>
          <w:szCs w:val="24"/>
        </w:rPr>
      </w:pPr>
      <w:r w:rsidRPr="0025331B">
        <w:rPr>
          <w:rFonts w:ascii="Times New Roman" w:cs="Times New Roman"/>
          <w:sz w:val="24"/>
          <w:szCs w:val="24"/>
        </w:rPr>
        <w:t xml:space="preserve">   </w:t>
      </w:r>
      <w:r w:rsidRPr="00F55DB1">
        <w:rPr>
          <w:rFonts w:ascii="Times New Roman" w:cs="Times New Roman"/>
          <w:sz w:val="24"/>
          <w:szCs w:val="24"/>
        </w:rPr>
        <w:t>A</w:t>
      </w:r>
      <w:r w:rsidRPr="00F55DB1">
        <w:rPr>
          <w:rFonts w:ascii="Times New Roman" w:hint="eastAsia"/>
          <w:sz w:val="24"/>
          <w:szCs w:val="24"/>
        </w:rPr>
        <w:t>．</w:t>
      </w:r>
      <w:smartTag w:uri="urn:schemas-microsoft-com:office:smarttags" w:element="chmetcnv">
        <w:smartTagPr>
          <w:attr w:name="UnitName" w:val="g"/>
          <w:attr w:name="SourceValue" w:val=".003"/>
          <w:attr w:name="HasSpace" w:val="True"/>
          <w:attr w:name="Negative" w:val="False"/>
          <w:attr w:name="NumberType" w:val="1"/>
          <w:attr w:name="TCSC" w:val="0"/>
        </w:smartTagPr>
        <w:r w:rsidRPr="00F55DB1">
          <w:rPr>
            <w:rFonts w:ascii="Times New Roman" w:cs="Times New Roman"/>
            <w:sz w:val="24"/>
            <w:szCs w:val="24"/>
          </w:rPr>
          <w:t>0.00</w:t>
        </w:r>
        <w:r>
          <w:rPr>
            <w:rFonts w:ascii="Times New Roman" w:cs="Times New Roman"/>
            <w:sz w:val="24"/>
            <w:szCs w:val="24"/>
          </w:rPr>
          <w:t>3 g</w:t>
        </w:r>
      </w:smartTag>
      <w:r w:rsidRPr="00F55DB1">
        <w:rPr>
          <w:rFonts w:ascii="Times New Roman" w:cs="Times New Roman"/>
          <w:sz w:val="24"/>
          <w:szCs w:val="24"/>
        </w:rPr>
        <w:t xml:space="preserve">   </w:t>
      </w:r>
      <w:r w:rsidRPr="00F55DB1">
        <w:rPr>
          <w:rFonts w:ascii="Times New Roman" w:cs="Times New Roman"/>
          <w:sz w:val="24"/>
          <w:szCs w:val="24"/>
        </w:rPr>
        <w:tab/>
        <w:t xml:space="preserve">B. </w:t>
      </w:r>
      <w:r>
        <w:rPr>
          <w:rFonts w:ascii="Times New Roman" w:cs="Times New Roman"/>
          <w:sz w:val="24"/>
          <w:szCs w:val="24"/>
        </w:rPr>
        <w:t>10 mg</w:t>
      </w:r>
      <w:r w:rsidRPr="00F55DB1">
        <w:rPr>
          <w:rFonts w:ascii="Times New Roman" w:cs="Times New Roman"/>
          <w:sz w:val="24"/>
          <w:szCs w:val="24"/>
        </w:rPr>
        <w:t xml:space="preserve">    </w:t>
      </w:r>
      <w:r w:rsidRPr="00F55DB1">
        <w:rPr>
          <w:rFonts w:ascii="Times New Roman" w:cs="Times New Roman"/>
          <w:sz w:val="24"/>
          <w:szCs w:val="24"/>
        </w:rPr>
        <w:tab/>
      </w:r>
      <w:r w:rsidRPr="00F55DB1">
        <w:rPr>
          <w:rFonts w:ascii="Times New Roman" w:cs="Times New Roman"/>
          <w:sz w:val="24"/>
          <w:szCs w:val="24"/>
        </w:rPr>
        <w:tab/>
        <w:t xml:space="preserve">C. </w:t>
      </w:r>
      <w:smartTag w:uri="urn:schemas-microsoft-com:office:smarttags" w:element="chmetcnv">
        <w:smartTagPr>
          <w:attr w:name="UnitName" w:val="g"/>
          <w:attr w:name="SourceValue" w:val=".008"/>
          <w:attr w:name="HasSpace" w:val="False"/>
          <w:attr w:name="Negative" w:val="False"/>
          <w:attr w:name="NumberType" w:val="1"/>
          <w:attr w:name="TCSC" w:val="0"/>
        </w:smartTagPr>
        <w:r>
          <w:rPr>
            <w:rFonts w:ascii="Times New Roman" w:cs="Times New Roman"/>
            <w:sz w:val="24"/>
            <w:szCs w:val="24"/>
          </w:rPr>
          <w:t>0.008g</w:t>
        </w:r>
      </w:smartTag>
      <w:r w:rsidRPr="00F55DB1">
        <w:rPr>
          <w:rFonts w:ascii="Times New Roman" w:cs="Times New Roman"/>
          <w:sz w:val="24"/>
          <w:szCs w:val="24"/>
        </w:rPr>
        <w:t xml:space="preserve">   </w:t>
      </w:r>
      <w:r w:rsidRPr="00F55DB1">
        <w:rPr>
          <w:rFonts w:ascii="Times New Roman" w:cs="Times New Roman"/>
          <w:sz w:val="24"/>
          <w:szCs w:val="24"/>
        </w:rPr>
        <w:tab/>
      </w:r>
      <w:r w:rsidRPr="00F55DB1">
        <w:rPr>
          <w:rFonts w:ascii="Times New Roman" w:cs="Times New Roman"/>
          <w:sz w:val="24"/>
          <w:szCs w:val="24"/>
        </w:rPr>
        <w:tab/>
        <w:t xml:space="preserve">D. </w:t>
      </w:r>
      <w:r>
        <w:rPr>
          <w:rFonts w:ascii="Times New Roman" w:cs="Times New Roman"/>
          <w:sz w:val="24"/>
          <w:szCs w:val="24"/>
        </w:rPr>
        <w:t>6 m</w:t>
      </w:r>
      <w:r w:rsidRPr="00F55DB1">
        <w:rPr>
          <w:rFonts w:ascii="Times New Roman" w:cs="Times New Roman"/>
          <w:sz w:val="24"/>
          <w:szCs w:val="24"/>
        </w:rPr>
        <w:t>g</w:t>
      </w:r>
    </w:p>
    <w:p w:rsidR="00A711CD" w:rsidRPr="0025331B" w:rsidRDefault="00A711CD" w:rsidP="00736090">
      <w:pPr>
        <w:spacing w:line="336" w:lineRule="auto"/>
        <w:rPr>
          <w:rFonts w:ascii="Times New Roman" w:cs="Times New Roman"/>
          <w:sz w:val="24"/>
          <w:szCs w:val="24"/>
        </w:rPr>
      </w:pPr>
      <w:r w:rsidRPr="00B23676">
        <w:rPr>
          <w:rFonts w:ascii="Times New Roman" w:cs="Times New Roman"/>
          <w:sz w:val="24"/>
          <w:szCs w:val="24"/>
        </w:rPr>
        <w:t>2.</w:t>
      </w:r>
      <w:r w:rsidRPr="00736090">
        <w:rPr>
          <w:rFonts w:ascii="Times New Roman" w:cs="Times New Roman"/>
          <w:sz w:val="24"/>
          <w:szCs w:val="24"/>
        </w:rPr>
        <w:t xml:space="preserve"> </w:t>
      </w:r>
      <w:r w:rsidRPr="0025331B">
        <w:rPr>
          <w:rFonts w:ascii="Times New Roman" w:cs="Times New Roman"/>
          <w:sz w:val="24"/>
          <w:szCs w:val="24"/>
        </w:rPr>
        <w:t>X</w:t>
      </w:r>
      <w:r w:rsidRPr="0025331B">
        <w:rPr>
          <w:rFonts w:ascii="Times New Roman" w:hint="eastAsia"/>
          <w:sz w:val="24"/>
          <w:szCs w:val="24"/>
        </w:rPr>
        <w:t>射线衍射可用于分析结晶性聚合物的</w:t>
      </w:r>
      <w:r w:rsidRPr="0025331B">
        <w:rPr>
          <w:rFonts w:ascii="Times New Roman" w:cs="Times New Roman"/>
          <w:sz w:val="24"/>
          <w:szCs w:val="24"/>
          <w:u w:val="single"/>
        </w:rPr>
        <w:t xml:space="preserve"> </w:t>
      </w:r>
      <w:r>
        <w:rPr>
          <w:rFonts w:ascii="Times New Roman" w:cs="Times New Roman"/>
          <w:sz w:val="24"/>
          <w:szCs w:val="24"/>
          <w:u w:val="single"/>
        </w:rPr>
        <w:t xml:space="preserve">  </w:t>
      </w:r>
      <w:r w:rsidR="00E6388E">
        <w:rPr>
          <w:rFonts w:ascii="Times New Roman" w:cs="Times New Roman" w:hint="eastAsia"/>
          <w:sz w:val="24"/>
          <w:szCs w:val="24"/>
          <w:u w:val="single"/>
        </w:rPr>
        <w:t>B C</w:t>
      </w:r>
      <w:r>
        <w:rPr>
          <w:rFonts w:ascii="Times New Roman" w:cs="Times New Roman"/>
          <w:sz w:val="24"/>
          <w:szCs w:val="24"/>
          <w:u w:val="single"/>
        </w:rPr>
        <w:t xml:space="preserve"> </w:t>
      </w:r>
      <w:r w:rsidRPr="0025331B">
        <w:rPr>
          <w:rFonts w:ascii="Times New Roman" w:cs="Times New Roman"/>
          <w:sz w:val="24"/>
          <w:szCs w:val="24"/>
          <w:u w:val="single"/>
        </w:rPr>
        <w:t xml:space="preserve">  </w:t>
      </w:r>
      <w:r w:rsidRPr="0025331B">
        <w:rPr>
          <w:rFonts w:ascii="Times New Roman" w:hint="eastAsia"/>
          <w:sz w:val="24"/>
          <w:szCs w:val="24"/>
        </w:rPr>
        <w:t>。</w:t>
      </w:r>
    </w:p>
    <w:p w:rsidR="00A711CD" w:rsidRDefault="00A711CD" w:rsidP="00736090">
      <w:pPr>
        <w:spacing w:line="336" w:lineRule="auto"/>
        <w:rPr>
          <w:rFonts w:ascii="Times New Roman" w:cs="Times New Roman"/>
          <w:sz w:val="24"/>
          <w:szCs w:val="24"/>
        </w:rPr>
      </w:pPr>
      <w:r w:rsidRPr="0025331B">
        <w:rPr>
          <w:rFonts w:ascii="Times New Roman" w:cs="Times New Roman"/>
          <w:sz w:val="24"/>
          <w:szCs w:val="24"/>
        </w:rPr>
        <w:t xml:space="preserve">   A</w:t>
      </w:r>
      <w:r w:rsidRPr="0025331B">
        <w:rPr>
          <w:rFonts w:ascii="Times New Roman" w:hint="eastAsia"/>
          <w:sz w:val="24"/>
          <w:szCs w:val="24"/>
        </w:rPr>
        <w:t>．</w:t>
      </w:r>
      <w:r>
        <w:rPr>
          <w:rFonts w:ascii="Times New Roman" w:hint="eastAsia"/>
          <w:sz w:val="24"/>
          <w:szCs w:val="24"/>
        </w:rPr>
        <w:t>熔点</w:t>
      </w:r>
      <w:r w:rsidRPr="0025331B">
        <w:rPr>
          <w:rFonts w:ascii="Times New Roman" w:cs="Times New Roman"/>
          <w:sz w:val="24"/>
          <w:szCs w:val="24"/>
        </w:rPr>
        <w:t xml:space="preserve">      </w:t>
      </w:r>
      <w:r w:rsidRPr="0025331B">
        <w:rPr>
          <w:rFonts w:ascii="Times New Roman" w:cs="Times New Roman"/>
          <w:sz w:val="24"/>
          <w:szCs w:val="24"/>
        </w:rPr>
        <w:tab/>
        <w:t>B.</w:t>
      </w:r>
      <w:r w:rsidRPr="0025331B">
        <w:rPr>
          <w:rFonts w:ascii="Times New Roman" w:hint="eastAsia"/>
          <w:sz w:val="24"/>
          <w:szCs w:val="24"/>
        </w:rPr>
        <w:t>晶型</w:t>
      </w:r>
      <w:r w:rsidRPr="0025331B">
        <w:rPr>
          <w:rFonts w:ascii="Times New Roman" w:cs="Times New Roman"/>
          <w:sz w:val="24"/>
          <w:szCs w:val="24"/>
        </w:rPr>
        <w:t xml:space="preserve">     </w:t>
      </w:r>
      <w:r w:rsidRPr="0025331B">
        <w:rPr>
          <w:rFonts w:ascii="Times New Roman" w:cs="Times New Roman"/>
          <w:sz w:val="24"/>
          <w:szCs w:val="24"/>
        </w:rPr>
        <w:tab/>
        <w:t xml:space="preserve">C. </w:t>
      </w:r>
      <w:r w:rsidRPr="0025331B">
        <w:rPr>
          <w:rFonts w:ascii="Times New Roman" w:hint="eastAsia"/>
          <w:sz w:val="24"/>
          <w:szCs w:val="24"/>
        </w:rPr>
        <w:t>结晶度</w:t>
      </w:r>
      <w:r>
        <w:rPr>
          <w:rFonts w:ascii="Times New Roman" w:cs="Times New Roman"/>
          <w:sz w:val="24"/>
          <w:szCs w:val="24"/>
        </w:rPr>
        <w:t xml:space="preserve">  </w:t>
      </w:r>
      <w:r w:rsidRPr="0025331B">
        <w:rPr>
          <w:rFonts w:ascii="Times New Roman" w:cs="Times New Roman"/>
          <w:sz w:val="24"/>
          <w:szCs w:val="24"/>
        </w:rPr>
        <w:t xml:space="preserve"> </w:t>
      </w:r>
      <w:r w:rsidRPr="0025331B">
        <w:rPr>
          <w:rFonts w:ascii="Times New Roman" w:cs="Times New Roman"/>
          <w:sz w:val="24"/>
          <w:szCs w:val="24"/>
        </w:rPr>
        <w:tab/>
        <w:t xml:space="preserve">D. </w:t>
      </w:r>
      <w:r>
        <w:rPr>
          <w:rFonts w:ascii="Times New Roman" w:hint="eastAsia"/>
          <w:sz w:val="24"/>
          <w:szCs w:val="24"/>
        </w:rPr>
        <w:t>球晶尺寸</w:t>
      </w:r>
    </w:p>
    <w:p w:rsidR="00A711CD" w:rsidRPr="00B23676" w:rsidRDefault="00A711CD" w:rsidP="0045252A">
      <w:pPr>
        <w:spacing w:line="336" w:lineRule="auto"/>
        <w:rPr>
          <w:rFonts w:cs="Times New Roman"/>
          <w:sz w:val="24"/>
          <w:szCs w:val="24"/>
        </w:rPr>
      </w:pPr>
      <w:r w:rsidRPr="0025331B">
        <w:rPr>
          <w:rFonts w:ascii="Times New Roman" w:cs="Times New Roman"/>
        </w:rPr>
        <w:t xml:space="preserve">3. </w:t>
      </w:r>
      <w:r>
        <w:rPr>
          <w:rFonts w:hint="eastAsia"/>
          <w:sz w:val="24"/>
          <w:szCs w:val="24"/>
        </w:rPr>
        <w:t>红外光谱常用的制样方法有</w:t>
      </w:r>
      <w:r w:rsidRPr="00B23676">
        <w:rPr>
          <w:rFonts w:ascii="Times New Roman" w:cs="Times New Roman"/>
          <w:sz w:val="24"/>
          <w:szCs w:val="24"/>
          <w:u w:val="single"/>
        </w:rPr>
        <w:t xml:space="preserve"> </w:t>
      </w:r>
      <w:r w:rsidR="00E6388E">
        <w:rPr>
          <w:rFonts w:ascii="Times New Roman" w:cs="Times New Roman" w:hint="eastAsia"/>
          <w:sz w:val="24"/>
          <w:szCs w:val="24"/>
          <w:u w:val="single"/>
        </w:rPr>
        <w:t xml:space="preserve"> </w:t>
      </w:r>
      <w:r w:rsidRPr="00B23676">
        <w:rPr>
          <w:rFonts w:ascii="Times New Roman" w:cs="Times New Roman"/>
          <w:sz w:val="24"/>
          <w:szCs w:val="24"/>
          <w:u w:val="single"/>
        </w:rPr>
        <w:t xml:space="preserve"> </w:t>
      </w:r>
      <w:r w:rsidR="00E6388E">
        <w:rPr>
          <w:rFonts w:ascii="Times New Roman" w:cs="Times New Roman" w:hint="eastAsia"/>
          <w:sz w:val="24"/>
          <w:szCs w:val="24"/>
          <w:u w:val="single"/>
        </w:rPr>
        <w:t>A B C</w:t>
      </w:r>
      <w:r w:rsidRPr="00B23676">
        <w:rPr>
          <w:rFonts w:ascii="Times New Roman" w:cs="Times New Roman"/>
          <w:sz w:val="24"/>
          <w:szCs w:val="24"/>
          <w:u w:val="single"/>
        </w:rPr>
        <w:t xml:space="preserve"> </w:t>
      </w:r>
      <w:r w:rsidR="00E6388E">
        <w:rPr>
          <w:rFonts w:ascii="Times New Roman" w:cs="Times New Roman" w:hint="eastAsia"/>
          <w:sz w:val="24"/>
          <w:szCs w:val="24"/>
          <w:u w:val="single"/>
        </w:rPr>
        <w:t xml:space="preserve"> </w:t>
      </w:r>
      <w:r w:rsidRPr="00B23676">
        <w:rPr>
          <w:rFonts w:ascii="Times New Roman" w:cs="Times New Roman"/>
          <w:sz w:val="24"/>
          <w:szCs w:val="24"/>
          <w:u w:val="single"/>
        </w:rPr>
        <w:t xml:space="preserve"> </w:t>
      </w:r>
      <w:r w:rsidRPr="00B23676">
        <w:rPr>
          <w:rFonts w:hint="eastAsia"/>
          <w:sz w:val="24"/>
          <w:szCs w:val="24"/>
        </w:rPr>
        <w:t>。</w:t>
      </w:r>
    </w:p>
    <w:p w:rsidR="00A711CD" w:rsidRDefault="00A711CD" w:rsidP="0045252A">
      <w:pPr>
        <w:spacing w:line="336" w:lineRule="auto"/>
        <w:rPr>
          <w:rFonts w:ascii="Times New Roman" w:cs="Times New Roman"/>
          <w:sz w:val="24"/>
          <w:szCs w:val="24"/>
        </w:rPr>
      </w:pPr>
      <w:r w:rsidRPr="00B23676">
        <w:rPr>
          <w:sz w:val="24"/>
          <w:szCs w:val="24"/>
        </w:rPr>
        <w:t>A.</w:t>
      </w:r>
      <w:r w:rsidRPr="00B70AE1">
        <w:rPr>
          <w:kern w:val="0"/>
          <w:sz w:val="24"/>
          <w:szCs w:val="24"/>
          <w:lang w:val="zh-CN"/>
        </w:rPr>
        <w:t xml:space="preserve"> </w:t>
      </w:r>
      <w:r w:rsidRPr="00B23676">
        <w:rPr>
          <w:rFonts w:hint="eastAsia"/>
          <w:kern w:val="0"/>
          <w:sz w:val="24"/>
          <w:szCs w:val="24"/>
          <w:lang w:val="zh-CN"/>
        </w:rPr>
        <w:t>粉末压片法</w:t>
      </w:r>
      <w:r w:rsidRPr="00FE7E6C">
        <w:rPr>
          <w:kern w:val="0"/>
          <w:sz w:val="24"/>
          <w:szCs w:val="24"/>
          <w:lang w:val="zh-CN"/>
        </w:rPr>
        <w:t xml:space="preserve"> </w:t>
      </w:r>
      <w:r w:rsidRPr="00B23676">
        <w:rPr>
          <w:kern w:val="0"/>
          <w:sz w:val="24"/>
          <w:szCs w:val="24"/>
          <w:lang w:val="zh-CN"/>
        </w:rPr>
        <w:t xml:space="preserve">B. </w:t>
      </w:r>
      <w:r w:rsidRPr="00B23676">
        <w:rPr>
          <w:rFonts w:hint="eastAsia"/>
          <w:kern w:val="0"/>
          <w:sz w:val="24"/>
          <w:szCs w:val="24"/>
          <w:lang w:val="zh-CN"/>
        </w:rPr>
        <w:t>热压成膜法</w:t>
      </w:r>
      <w:r>
        <w:rPr>
          <w:kern w:val="0"/>
          <w:sz w:val="24"/>
          <w:szCs w:val="24"/>
          <w:lang w:val="zh-CN"/>
        </w:rPr>
        <w:t xml:space="preserve"> </w:t>
      </w:r>
      <w:r w:rsidRPr="00B23676">
        <w:rPr>
          <w:kern w:val="0"/>
          <w:sz w:val="24"/>
          <w:szCs w:val="24"/>
          <w:lang w:val="zh-CN"/>
        </w:rPr>
        <w:t>C.</w:t>
      </w:r>
      <w:r w:rsidRPr="00B23676">
        <w:rPr>
          <w:rFonts w:hint="eastAsia"/>
          <w:kern w:val="0"/>
          <w:sz w:val="24"/>
          <w:szCs w:val="24"/>
          <w:lang w:val="zh-CN"/>
        </w:rPr>
        <w:t>溶液流延薄膜法</w:t>
      </w:r>
      <w:r>
        <w:rPr>
          <w:kern w:val="0"/>
          <w:sz w:val="24"/>
          <w:szCs w:val="24"/>
          <w:lang w:val="zh-CN"/>
        </w:rPr>
        <w:t xml:space="preserve"> </w:t>
      </w:r>
      <w:r w:rsidRPr="00B23676">
        <w:rPr>
          <w:kern w:val="0"/>
          <w:sz w:val="24"/>
          <w:szCs w:val="24"/>
          <w:lang w:val="zh-CN"/>
        </w:rPr>
        <w:t>D.</w:t>
      </w:r>
      <w:r w:rsidRPr="00B70AE1">
        <w:rPr>
          <w:kern w:val="0"/>
          <w:sz w:val="24"/>
          <w:szCs w:val="24"/>
          <w:lang w:val="zh-CN"/>
        </w:rPr>
        <w:t xml:space="preserve"> </w:t>
      </w:r>
      <w:r>
        <w:rPr>
          <w:rFonts w:hint="eastAsia"/>
          <w:kern w:val="0"/>
          <w:sz w:val="24"/>
          <w:szCs w:val="24"/>
          <w:lang w:val="zh-CN"/>
        </w:rPr>
        <w:t>载玻片夹层法</w:t>
      </w:r>
    </w:p>
    <w:p w:rsidR="00A711CD" w:rsidRPr="0025331B" w:rsidRDefault="00A711CD" w:rsidP="00736090">
      <w:pPr>
        <w:spacing w:line="336" w:lineRule="auto"/>
        <w:rPr>
          <w:rFonts w:ascii="Times New Roman" w:cs="Times New Roman"/>
          <w:sz w:val="24"/>
          <w:szCs w:val="24"/>
        </w:rPr>
      </w:pPr>
      <w:r w:rsidRPr="0025331B">
        <w:rPr>
          <w:rFonts w:ascii="Times New Roman" w:cs="Times New Roman"/>
          <w:sz w:val="24"/>
          <w:szCs w:val="24"/>
        </w:rPr>
        <w:t>4. GPC</w:t>
      </w:r>
      <w:r>
        <w:rPr>
          <w:rFonts w:ascii="Times New Roman" w:hint="eastAsia"/>
          <w:sz w:val="24"/>
          <w:szCs w:val="24"/>
        </w:rPr>
        <w:t>实验中，</w:t>
      </w:r>
      <w:r w:rsidRPr="0025331B">
        <w:rPr>
          <w:rFonts w:ascii="Times New Roman" w:hint="eastAsia"/>
          <w:sz w:val="24"/>
          <w:szCs w:val="24"/>
        </w:rPr>
        <w:t>所测试的样品</w:t>
      </w:r>
      <w:r>
        <w:rPr>
          <w:rFonts w:ascii="Times New Roman" w:hint="eastAsia"/>
          <w:sz w:val="24"/>
          <w:szCs w:val="24"/>
        </w:rPr>
        <w:t>处于</w:t>
      </w:r>
      <w:r w:rsidRPr="0025331B">
        <w:rPr>
          <w:rFonts w:ascii="Times New Roman" w:cs="Times New Roman"/>
          <w:sz w:val="24"/>
          <w:szCs w:val="24"/>
          <w:u w:val="single"/>
        </w:rPr>
        <w:t xml:space="preserve">  </w:t>
      </w:r>
      <w:r>
        <w:rPr>
          <w:rFonts w:ascii="Times New Roman" w:cs="Times New Roman"/>
          <w:sz w:val="24"/>
          <w:szCs w:val="24"/>
          <w:u w:val="single"/>
        </w:rPr>
        <w:t xml:space="preserve"> </w:t>
      </w:r>
      <w:r w:rsidR="00E6388E">
        <w:rPr>
          <w:rFonts w:ascii="Times New Roman" w:cs="Times New Roman" w:hint="eastAsia"/>
          <w:sz w:val="24"/>
          <w:szCs w:val="24"/>
          <w:u w:val="single"/>
        </w:rPr>
        <w:t>B</w:t>
      </w:r>
      <w:r w:rsidRPr="0025331B">
        <w:rPr>
          <w:rFonts w:ascii="Times New Roman" w:cs="Times New Roman"/>
          <w:sz w:val="24"/>
          <w:szCs w:val="24"/>
          <w:u w:val="single"/>
        </w:rPr>
        <w:t xml:space="preserve">   </w:t>
      </w:r>
      <w:r w:rsidRPr="00B928EC">
        <w:rPr>
          <w:rFonts w:ascii="Times New Roman" w:hint="eastAsia"/>
          <w:sz w:val="24"/>
          <w:szCs w:val="24"/>
        </w:rPr>
        <w:t>状态</w:t>
      </w:r>
      <w:r>
        <w:rPr>
          <w:rFonts w:ascii="Times New Roman" w:hint="eastAsia"/>
          <w:sz w:val="24"/>
          <w:szCs w:val="24"/>
        </w:rPr>
        <w:t>。</w:t>
      </w:r>
    </w:p>
    <w:p w:rsidR="00A711CD" w:rsidRPr="0025331B" w:rsidRDefault="00A711CD" w:rsidP="00736090">
      <w:pPr>
        <w:spacing w:line="336" w:lineRule="auto"/>
        <w:rPr>
          <w:rFonts w:ascii="Times New Roman" w:cs="Times New Roman"/>
          <w:sz w:val="24"/>
          <w:szCs w:val="24"/>
        </w:rPr>
      </w:pPr>
      <w:r w:rsidRPr="0025331B">
        <w:rPr>
          <w:rFonts w:ascii="Times New Roman" w:cs="Times New Roman"/>
          <w:sz w:val="24"/>
          <w:szCs w:val="24"/>
        </w:rPr>
        <w:t xml:space="preserve">   A. </w:t>
      </w:r>
      <w:r>
        <w:rPr>
          <w:rFonts w:ascii="Times New Roman" w:hint="eastAsia"/>
          <w:sz w:val="24"/>
          <w:szCs w:val="24"/>
        </w:rPr>
        <w:t>熔融</w:t>
      </w:r>
      <w:r w:rsidRPr="0025331B">
        <w:rPr>
          <w:rFonts w:ascii="Times New Roman" w:cs="Times New Roman"/>
          <w:sz w:val="24"/>
          <w:szCs w:val="24"/>
        </w:rPr>
        <w:t xml:space="preserve">    </w:t>
      </w:r>
      <w:r w:rsidRPr="0025331B">
        <w:rPr>
          <w:rFonts w:ascii="Times New Roman" w:cs="Times New Roman"/>
          <w:sz w:val="24"/>
          <w:szCs w:val="24"/>
        </w:rPr>
        <w:tab/>
      </w:r>
      <w:r w:rsidRPr="0025331B">
        <w:rPr>
          <w:rFonts w:ascii="Times New Roman" w:cs="Times New Roman"/>
          <w:sz w:val="24"/>
          <w:szCs w:val="24"/>
        </w:rPr>
        <w:tab/>
      </w:r>
      <w:r w:rsidRPr="0025331B">
        <w:rPr>
          <w:rFonts w:ascii="Times New Roman" w:cs="Times New Roman"/>
          <w:sz w:val="24"/>
          <w:szCs w:val="24"/>
        </w:rPr>
        <w:tab/>
        <w:t>B.</w:t>
      </w:r>
      <w:r w:rsidRPr="0025331B">
        <w:rPr>
          <w:rFonts w:ascii="Times New Roman" w:hint="eastAsia"/>
          <w:sz w:val="24"/>
          <w:szCs w:val="24"/>
        </w:rPr>
        <w:t>溶解</w:t>
      </w:r>
      <w:r w:rsidRPr="0025331B">
        <w:rPr>
          <w:rFonts w:ascii="Times New Roman" w:cs="Times New Roman"/>
          <w:sz w:val="24"/>
          <w:szCs w:val="24"/>
        </w:rPr>
        <w:t xml:space="preserve">    </w:t>
      </w:r>
      <w:r w:rsidRPr="0025331B">
        <w:rPr>
          <w:rFonts w:ascii="Times New Roman" w:cs="Times New Roman"/>
          <w:sz w:val="24"/>
          <w:szCs w:val="24"/>
        </w:rPr>
        <w:tab/>
      </w:r>
      <w:r w:rsidRPr="0025331B">
        <w:rPr>
          <w:rFonts w:ascii="Times New Roman" w:cs="Times New Roman"/>
          <w:sz w:val="24"/>
          <w:szCs w:val="24"/>
        </w:rPr>
        <w:tab/>
        <w:t xml:space="preserve">C. </w:t>
      </w:r>
      <w:r>
        <w:rPr>
          <w:rFonts w:ascii="Times New Roman" w:hint="eastAsia"/>
          <w:sz w:val="24"/>
          <w:szCs w:val="24"/>
        </w:rPr>
        <w:t>透明</w:t>
      </w:r>
      <w:r w:rsidRPr="0025331B">
        <w:rPr>
          <w:rFonts w:ascii="Times New Roman" w:cs="Times New Roman"/>
          <w:sz w:val="24"/>
          <w:szCs w:val="24"/>
        </w:rPr>
        <w:t xml:space="preserve">   </w:t>
      </w:r>
      <w:r w:rsidRPr="0025331B">
        <w:rPr>
          <w:rFonts w:ascii="Times New Roman" w:cs="Times New Roman"/>
          <w:sz w:val="24"/>
          <w:szCs w:val="24"/>
        </w:rPr>
        <w:tab/>
      </w:r>
      <w:r w:rsidRPr="0025331B">
        <w:rPr>
          <w:rFonts w:ascii="Times New Roman" w:cs="Times New Roman"/>
          <w:sz w:val="24"/>
          <w:szCs w:val="24"/>
        </w:rPr>
        <w:tab/>
        <w:t xml:space="preserve">D. </w:t>
      </w:r>
      <w:r>
        <w:rPr>
          <w:rFonts w:ascii="Times New Roman" w:hint="eastAsia"/>
          <w:sz w:val="24"/>
          <w:szCs w:val="24"/>
        </w:rPr>
        <w:t>结晶</w:t>
      </w:r>
    </w:p>
    <w:p w:rsidR="00A711CD" w:rsidRPr="0025331B" w:rsidRDefault="00A711CD" w:rsidP="00580B7A">
      <w:pPr>
        <w:spacing w:line="336" w:lineRule="auto"/>
        <w:rPr>
          <w:rFonts w:ascii="Times New Roman" w:cs="Times New Roman"/>
          <w:sz w:val="24"/>
          <w:szCs w:val="24"/>
        </w:rPr>
      </w:pPr>
      <w:r>
        <w:rPr>
          <w:rFonts w:ascii="Times New Roman" w:cs="Times New Roman"/>
          <w:sz w:val="24"/>
          <w:szCs w:val="24"/>
        </w:rPr>
        <w:t>5.</w:t>
      </w:r>
      <w:r w:rsidRPr="0025331B">
        <w:rPr>
          <w:rFonts w:ascii="Times New Roman" w:hint="eastAsia"/>
          <w:sz w:val="24"/>
          <w:szCs w:val="24"/>
        </w:rPr>
        <w:t>动态热机械分析</w:t>
      </w:r>
      <w:r w:rsidRPr="0025331B">
        <w:rPr>
          <w:rFonts w:ascii="Times New Roman" w:cs="Times New Roman"/>
          <w:sz w:val="24"/>
          <w:szCs w:val="24"/>
        </w:rPr>
        <w:t>(DMTA)</w:t>
      </w:r>
      <w:r>
        <w:rPr>
          <w:rFonts w:ascii="Times New Roman" w:hint="eastAsia"/>
          <w:sz w:val="24"/>
          <w:szCs w:val="24"/>
        </w:rPr>
        <w:t>可以进行的扫描模式有</w:t>
      </w:r>
      <w:r w:rsidRPr="0025331B">
        <w:rPr>
          <w:rFonts w:ascii="Times New Roman" w:cs="Times New Roman"/>
          <w:sz w:val="24"/>
          <w:szCs w:val="24"/>
          <w:u w:val="single"/>
        </w:rPr>
        <w:t xml:space="preserve"> </w:t>
      </w:r>
      <w:r w:rsidR="00E6388E">
        <w:rPr>
          <w:rFonts w:ascii="Times New Roman" w:cs="Times New Roman" w:hint="eastAsia"/>
          <w:sz w:val="24"/>
          <w:szCs w:val="24"/>
          <w:u w:val="single"/>
        </w:rPr>
        <w:t>A  B  C  D</w:t>
      </w:r>
      <w:r w:rsidRPr="0025331B">
        <w:rPr>
          <w:rFonts w:ascii="Times New Roman" w:cs="Times New Roman"/>
          <w:sz w:val="24"/>
          <w:szCs w:val="24"/>
          <w:u w:val="single"/>
        </w:rPr>
        <w:t xml:space="preserve"> </w:t>
      </w:r>
      <w:r w:rsidRPr="0025331B">
        <w:rPr>
          <w:rFonts w:ascii="Times New Roman" w:hint="eastAsia"/>
          <w:sz w:val="24"/>
          <w:szCs w:val="24"/>
        </w:rPr>
        <w:t>。</w:t>
      </w:r>
    </w:p>
    <w:p w:rsidR="00A711CD" w:rsidRDefault="00A711CD" w:rsidP="00580B7A">
      <w:pPr>
        <w:spacing w:line="336" w:lineRule="auto"/>
        <w:rPr>
          <w:rFonts w:ascii="Times New Roman" w:cs="Times New Roman"/>
          <w:sz w:val="24"/>
          <w:szCs w:val="24"/>
        </w:rPr>
      </w:pPr>
      <w:r w:rsidRPr="0025331B">
        <w:rPr>
          <w:rFonts w:ascii="Times New Roman" w:cs="Times New Roman"/>
          <w:sz w:val="24"/>
          <w:szCs w:val="24"/>
        </w:rPr>
        <w:t xml:space="preserve">   A</w:t>
      </w:r>
      <w:r w:rsidRPr="0025331B">
        <w:rPr>
          <w:rFonts w:ascii="Times New Roman" w:hint="eastAsia"/>
          <w:sz w:val="24"/>
          <w:szCs w:val="24"/>
        </w:rPr>
        <w:t>．温度</w:t>
      </w:r>
      <w:r w:rsidRPr="0025331B">
        <w:rPr>
          <w:rFonts w:ascii="Times New Roman" w:cs="Times New Roman"/>
          <w:sz w:val="24"/>
          <w:szCs w:val="24"/>
        </w:rPr>
        <w:t xml:space="preserve">   </w:t>
      </w:r>
      <w:r w:rsidRPr="0025331B">
        <w:rPr>
          <w:rFonts w:ascii="Times New Roman" w:cs="Times New Roman"/>
          <w:sz w:val="24"/>
          <w:szCs w:val="24"/>
        </w:rPr>
        <w:tab/>
        <w:t>B.</w:t>
      </w:r>
      <w:r>
        <w:rPr>
          <w:rFonts w:ascii="Times New Roman" w:hint="eastAsia"/>
          <w:sz w:val="24"/>
          <w:szCs w:val="24"/>
        </w:rPr>
        <w:t>时间</w:t>
      </w:r>
      <w:r w:rsidRPr="0025331B">
        <w:rPr>
          <w:rFonts w:ascii="Times New Roman" w:cs="Times New Roman"/>
          <w:sz w:val="24"/>
          <w:szCs w:val="24"/>
        </w:rPr>
        <w:t xml:space="preserve">  </w:t>
      </w:r>
      <w:r w:rsidRPr="0025331B">
        <w:rPr>
          <w:rFonts w:ascii="Times New Roman" w:cs="Times New Roman"/>
          <w:sz w:val="24"/>
          <w:szCs w:val="24"/>
        </w:rPr>
        <w:tab/>
        <w:t xml:space="preserve">C. </w:t>
      </w:r>
      <w:r>
        <w:rPr>
          <w:rFonts w:ascii="Times New Roman" w:hint="eastAsia"/>
          <w:sz w:val="24"/>
          <w:szCs w:val="24"/>
        </w:rPr>
        <w:t>能级</w:t>
      </w:r>
      <w:r w:rsidRPr="0025331B">
        <w:rPr>
          <w:rFonts w:ascii="Times New Roman" w:cs="Times New Roman"/>
          <w:sz w:val="24"/>
          <w:szCs w:val="24"/>
        </w:rPr>
        <w:t xml:space="preserve"> </w:t>
      </w:r>
      <w:r w:rsidRPr="0025331B">
        <w:rPr>
          <w:rFonts w:ascii="Times New Roman" w:cs="Times New Roman"/>
          <w:sz w:val="24"/>
          <w:szCs w:val="24"/>
        </w:rPr>
        <w:tab/>
        <w:t xml:space="preserve">D. </w:t>
      </w:r>
      <w:r>
        <w:rPr>
          <w:rFonts w:ascii="Times New Roman" w:hint="eastAsia"/>
          <w:sz w:val="24"/>
          <w:szCs w:val="24"/>
        </w:rPr>
        <w:t>频率</w:t>
      </w:r>
    </w:p>
    <w:p w:rsidR="00A711CD" w:rsidRPr="0025331B" w:rsidRDefault="00A711CD" w:rsidP="00580B7A">
      <w:pPr>
        <w:spacing w:line="336" w:lineRule="auto"/>
        <w:rPr>
          <w:rFonts w:ascii="Times New Roman" w:cs="Times New Roman"/>
          <w:sz w:val="24"/>
          <w:szCs w:val="24"/>
        </w:rPr>
      </w:pPr>
      <w:r w:rsidRPr="0045415A">
        <w:rPr>
          <w:rFonts w:ascii="Times New Roman" w:cs="Times New Roman"/>
          <w:color w:val="FF0000"/>
          <w:sz w:val="24"/>
          <w:szCs w:val="24"/>
          <w:rPrChange w:id="0" w:author="微软用户" w:date="2016-05-10T08:22:00Z">
            <w:rPr>
              <w:rFonts w:ascii="Times New Roman" w:cs="Times New Roman"/>
              <w:sz w:val="24"/>
              <w:szCs w:val="24"/>
            </w:rPr>
          </w:rPrChange>
        </w:rPr>
        <w:t>6.</w:t>
      </w:r>
      <w:r w:rsidRPr="00580B7A">
        <w:rPr>
          <w:rFonts w:ascii="Times New Roman" w:cs="Times New Roman"/>
          <w:sz w:val="24"/>
          <w:szCs w:val="24"/>
        </w:rPr>
        <w:t xml:space="preserve"> </w:t>
      </w:r>
      <w:r w:rsidRPr="0025331B">
        <w:rPr>
          <w:rFonts w:ascii="Times New Roman" w:hint="eastAsia"/>
          <w:sz w:val="24"/>
          <w:szCs w:val="24"/>
        </w:rPr>
        <w:t>红外光谱</w:t>
      </w:r>
      <w:r>
        <w:rPr>
          <w:rFonts w:ascii="Times New Roman" w:hint="eastAsia"/>
          <w:sz w:val="24"/>
          <w:szCs w:val="24"/>
        </w:rPr>
        <w:t>可以与</w:t>
      </w:r>
      <w:r w:rsidRPr="0025331B">
        <w:rPr>
          <w:rFonts w:ascii="Times New Roman" w:cs="Times New Roman"/>
          <w:sz w:val="24"/>
          <w:szCs w:val="24"/>
          <w:u w:val="single"/>
        </w:rPr>
        <w:t xml:space="preserve"> </w:t>
      </w:r>
      <w:r>
        <w:rPr>
          <w:rFonts w:ascii="Times New Roman" w:cs="Times New Roman"/>
          <w:sz w:val="24"/>
          <w:szCs w:val="24"/>
          <w:u w:val="single"/>
        </w:rPr>
        <w:t xml:space="preserve">  </w:t>
      </w:r>
      <w:r w:rsidR="00E6388E">
        <w:rPr>
          <w:rFonts w:ascii="Times New Roman" w:cs="Times New Roman" w:hint="eastAsia"/>
          <w:sz w:val="24"/>
          <w:szCs w:val="24"/>
          <w:u w:val="single"/>
        </w:rPr>
        <w:t>C</w:t>
      </w:r>
      <w:r>
        <w:rPr>
          <w:rFonts w:ascii="Times New Roman" w:cs="Times New Roman"/>
          <w:sz w:val="24"/>
          <w:szCs w:val="24"/>
          <w:u w:val="single"/>
        </w:rPr>
        <w:t xml:space="preserve">  </w:t>
      </w:r>
      <w:r w:rsidRPr="0025331B">
        <w:rPr>
          <w:rFonts w:ascii="Times New Roman" w:cs="Times New Roman"/>
          <w:sz w:val="24"/>
          <w:szCs w:val="24"/>
          <w:u w:val="single"/>
        </w:rPr>
        <w:t xml:space="preserve"> </w:t>
      </w:r>
      <w:r>
        <w:rPr>
          <w:rFonts w:ascii="Times New Roman" w:hint="eastAsia"/>
          <w:sz w:val="24"/>
          <w:szCs w:val="24"/>
        </w:rPr>
        <w:t>连用，来分析材料热降解过程中溢出的气体成分</w:t>
      </w:r>
      <w:r w:rsidRPr="00495475">
        <w:rPr>
          <w:rFonts w:ascii="Times New Roman" w:hint="eastAsia"/>
          <w:sz w:val="24"/>
          <w:szCs w:val="24"/>
        </w:rPr>
        <w:t>。</w:t>
      </w:r>
    </w:p>
    <w:p w:rsidR="00A711CD" w:rsidRPr="0025331B" w:rsidRDefault="00A711CD" w:rsidP="00580B7A">
      <w:pPr>
        <w:spacing w:line="336" w:lineRule="auto"/>
        <w:rPr>
          <w:rFonts w:ascii="Times New Roman" w:cs="Times New Roman"/>
          <w:sz w:val="24"/>
          <w:szCs w:val="24"/>
        </w:rPr>
      </w:pPr>
      <w:r w:rsidRPr="0025331B">
        <w:rPr>
          <w:rFonts w:ascii="Times New Roman" w:cs="Times New Roman"/>
          <w:sz w:val="24"/>
          <w:szCs w:val="24"/>
        </w:rPr>
        <w:t xml:space="preserve">   A</w:t>
      </w:r>
      <w:r w:rsidRPr="0025331B">
        <w:rPr>
          <w:rFonts w:ascii="Times New Roman" w:hint="eastAsia"/>
          <w:sz w:val="24"/>
          <w:szCs w:val="24"/>
        </w:rPr>
        <w:t>．</w:t>
      </w:r>
      <w:r>
        <w:rPr>
          <w:rFonts w:ascii="Times New Roman" w:cs="Times New Roman"/>
          <w:sz w:val="24"/>
          <w:szCs w:val="24"/>
        </w:rPr>
        <w:t>GPC</w:t>
      </w:r>
      <w:r w:rsidRPr="0025331B">
        <w:rPr>
          <w:rFonts w:ascii="Times New Roman" w:cs="Times New Roman"/>
          <w:sz w:val="24"/>
          <w:szCs w:val="24"/>
        </w:rPr>
        <w:tab/>
      </w:r>
      <w:r w:rsidRPr="0025331B">
        <w:rPr>
          <w:rFonts w:ascii="Times New Roman" w:cs="Times New Roman"/>
          <w:sz w:val="24"/>
          <w:szCs w:val="24"/>
        </w:rPr>
        <w:tab/>
        <w:t xml:space="preserve">B. </w:t>
      </w:r>
      <w:r w:rsidRPr="0025331B">
        <w:rPr>
          <w:rFonts w:ascii="Times New Roman" w:hint="eastAsia"/>
          <w:sz w:val="24"/>
          <w:szCs w:val="24"/>
        </w:rPr>
        <w:t>衰减全反射（</w:t>
      </w:r>
      <w:r w:rsidRPr="0025331B">
        <w:rPr>
          <w:rFonts w:ascii="Times New Roman" w:cs="Times New Roman"/>
          <w:sz w:val="24"/>
          <w:szCs w:val="24"/>
        </w:rPr>
        <w:t>ATR</w:t>
      </w:r>
      <w:r w:rsidRPr="0025331B">
        <w:rPr>
          <w:rFonts w:ascii="Times New Roman" w:hint="eastAsia"/>
          <w:sz w:val="24"/>
          <w:szCs w:val="24"/>
        </w:rPr>
        <w:t>）</w:t>
      </w:r>
      <w:r w:rsidRPr="0025331B">
        <w:rPr>
          <w:rFonts w:ascii="Times New Roman" w:cs="Times New Roman"/>
          <w:sz w:val="24"/>
          <w:szCs w:val="24"/>
        </w:rPr>
        <w:tab/>
      </w:r>
      <w:r w:rsidRPr="0025331B">
        <w:rPr>
          <w:rFonts w:ascii="Times New Roman" w:cs="Times New Roman"/>
          <w:sz w:val="24"/>
          <w:szCs w:val="24"/>
        </w:rPr>
        <w:tab/>
        <w:t xml:space="preserve">C. </w:t>
      </w:r>
      <w:r>
        <w:rPr>
          <w:rFonts w:ascii="Times New Roman" w:cs="Times New Roman"/>
          <w:sz w:val="24"/>
          <w:szCs w:val="24"/>
        </w:rPr>
        <w:t>TGA</w:t>
      </w:r>
      <w:r w:rsidRPr="0025331B">
        <w:rPr>
          <w:rFonts w:ascii="Times New Roman" w:cs="Times New Roman"/>
          <w:sz w:val="24"/>
          <w:szCs w:val="24"/>
        </w:rPr>
        <w:tab/>
      </w:r>
      <w:r>
        <w:rPr>
          <w:rFonts w:ascii="Times New Roman" w:cs="Times New Roman"/>
          <w:sz w:val="24"/>
          <w:szCs w:val="24"/>
        </w:rPr>
        <w:t xml:space="preserve">  </w:t>
      </w:r>
      <w:r w:rsidRPr="0025331B">
        <w:rPr>
          <w:rFonts w:ascii="Times New Roman" w:cs="Times New Roman"/>
          <w:sz w:val="24"/>
          <w:szCs w:val="24"/>
        </w:rPr>
        <w:t xml:space="preserve">D. </w:t>
      </w:r>
      <w:r w:rsidRPr="0025331B">
        <w:rPr>
          <w:rFonts w:ascii="Times New Roman" w:hint="eastAsia"/>
          <w:sz w:val="24"/>
          <w:szCs w:val="24"/>
        </w:rPr>
        <w:t>拉曼光谱</w:t>
      </w:r>
    </w:p>
    <w:p w:rsidR="00A711CD" w:rsidRPr="0025331B" w:rsidDel="00574D9B" w:rsidRDefault="00A711CD" w:rsidP="003C6C25">
      <w:pPr>
        <w:spacing w:line="336" w:lineRule="auto"/>
        <w:rPr>
          <w:del w:id="1" w:author="微软用户" w:date="2016-05-10T08:13:00Z"/>
          <w:rFonts w:ascii="Times New Roman" w:cs="Times New Roman"/>
          <w:sz w:val="24"/>
          <w:szCs w:val="24"/>
        </w:rPr>
      </w:pPr>
      <w:del w:id="2" w:author="微软用户" w:date="2016-05-10T08:13:00Z">
        <w:r w:rsidDel="00574D9B">
          <w:rPr>
            <w:rFonts w:ascii="Times New Roman" w:cs="Times New Roman"/>
            <w:sz w:val="24"/>
            <w:szCs w:val="24"/>
          </w:rPr>
          <w:delText>7</w:delText>
        </w:r>
        <w:r w:rsidRPr="0025331B" w:rsidDel="00574D9B">
          <w:rPr>
            <w:rFonts w:ascii="Times New Roman" w:cs="Times New Roman"/>
            <w:sz w:val="24"/>
            <w:szCs w:val="24"/>
          </w:rPr>
          <w:delText>.DSC</w:delText>
        </w:r>
        <w:r w:rsidRPr="0025331B" w:rsidDel="00574D9B">
          <w:rPr>
            <w:rFonts w:ascii="Times New Roman" w:hint="eastAsia"/>
            <w:sz w:val="24"/>
            <w:szCs w:val="24"/>
          </w:rPr>
          <w:delText>法等温结晶过程的正确操作是</w:delText>
        </w:r>
        <w:r w:rsidRPr="003E224A" w:rsidDel="00574D9B">
          <w:rPr>
            <w:rFonts w:ascii="Times New Roman" w:cs="Times New Roman"/>
            <w:sz w:val="24"/>
            <w:szCs w:val="24"/>
            <w:u w:val="single"/>
          </w:rPr>
          <w:delText xml:space="preserve">   </w:delText>
        </w:r>
        <w:r w:rsidDel="00574D9B">
          <w:rPr>
            <w:rFonts w:ascii="Times New Roman" w:cs="Times New Roman"/>
            <w:sz w:val="24"/>
            <w:szCs w:val="24"/>
            <w:u w:val="single"/>
          </w:rPr>
          <w:delText xml:space="preserve"> </w:delText>
        </w:r>
        <w:r w:rsidR="00E6388E" w:rsidDel="00574D9B">
          <w:rPr>
            <w:rFonts w:ascii="Times New Roman" w:cs="Times New Roman" w:hint="eastAsia"/>
            <w:sz w:val="24"/>
            <w:szCs w:val="24"/>
            <w:u w:val="single"/>
          </w:rPr>
          <w:delText>A</w:delText>
        </w:r>
        <w:r w:rsidDel="00574D9B">
          <w:rPr>
            <w:rFonts w:ascii="Times New Roman" w:cs="Times New Roman"/>
            <w:sz w:val="24"/>
            <w:szCs w:val="24"/>
            <w:u w:val="single"/>
          </w:rPr>
          <w:delText xml:space="preserve">  </w:delText>
        </w:r>
        <w:r w:rsidRPr="003E224A" w:rsidDel="00574D9B">
          <w:rPr>
            <w:rFonts w:ascii="Times New Roman" w:cs="Times New Roman"/>
            <w:sz w:val="24"/>
            <w:szCs w:val="24"/>
            <w:u w:val="single"/>
          </w:rPr>
          <w:delText xml:space="preserve"> </w:delText>
        </w:r>
        <w:r w:rsidDel="00574D9B">
          <w:rPr>
            <w:rFonts w:ascii="Times New Roman" w:cs="Times New Roman"/>
            <w:sz w:val="24"/>
            <w:szCs w:val="24"/>
            <w:u w:val="single"/>
          </w:rPr>
          <w:delText xml:space="preserve"> </w:delText>
        </w:r>
        <w:r w:rsidRPr="0025331B" w:rsidDel="00574D9B">
          <w:rPr>
            <w:rFonts w:ascii="Times New Roman" w:cs="Times New Roman"/>
            <w:sz w:val="24"/>
            <w:szCs w:val="24"/>
            <w:u w:val="single"/>
          </w:rPr>
          <w:delText xml:space="preserve">  </w:delText>
        </w:r>
        <w:r w:rsidRPr="0025331B" w:rsidDel="00574D9B">
          <w:rPr>
            <w:rFonts w:ascii="Times New Roman" w:hint="eastAsia"/>
            <w:sz w:val="24"/>
            <w:szCs w:val="24"/>
          </w:rPr>
          <w:delText>。</w:delText>
        </w:r>
      </w:del>
    </w:p>
    <w:p w:rsidR="00A711CD" w:rsidRPr="0025331B" w:rsidDel="00574D9B" w:rsidRDefault="00A711CD" w:rsidP="003C6C25">
      <w:pPr>
        <w:tabs>
          <w:tab w:val="left" w:pos="105"/>
        </w:tabs>
        <w:spacing w:line="336" w:lineRule="auto"/>
        <w:rPr>
          <w:del w:id="3" w:author="微软用户" w:date="2016-05-10T08:13:00Z"/>
          <w:rFonts w:ascii="Times New Roman" w:cs="Times New Roman"/>
        </w:rPr>
      </w:pPr>
      <w:del w:id="4" w:author="微软用户" w:date="2016-05-10T08:13:00Z">
        <w:r w:rsidRPr="0025331B" w:rsidDel="00574D9B">
          <w:rPr>
            <w:rFonts w:ascii="Times New Roman" w:cs="Times New Roman"/>
            <w:sz w:val="24"/>
            <w:szCs w:val="24"/>
          </w:rPr>
          <w:delText xml:space="preserve">  </w:delText>
        </w:r>
        <w:r w:rsidRPr="0025331B" w:rsidDel="00574D9B">
          <w:rPr>
            <w:rFonts w:ascii="Times New Roman" w:cs="Times New Roman"/>
          </w:rPr>
          <w:delText xml:space="preserve"> A</w:delText>
        </w:r>
        <w:r w:rsidRPr="0025331B" w:rsidDel="00574D9B">
          <w:rPr>
            <w:rFonts w:hint="eastAsia"/>
          </w:rPr>
          <w:delText>．</w:delText>
        </w:r>
        <w:r w:rsidRPr="0025331B" w:rsidDel="00574D9B">
          <w:rPr>
            <w:rFonts w:ascii="Times New Roman" w:hint="eastAsia"/>
          </w:rPr>
          <w:delText>将样品加热到</w:delText>
        </w:r>
        <w:r w:rsidRPr="0025331B" w:rsidDel="00574D9B">
          <w:rPr>
            <w:rFonts w:ascii="Times New Roman" w:cs="Times New Roman"/>
            <w:i/>
            <w:iCs/>
          </w:rPr>
          <w:delText>T</w:delText>
        </w:r>
        <w:r w:rsidRPr="0025331B" w:rsidDel="00574D9B">
          <w:rPr>
            <w:rFonts w:ascii="Times New Roman" w:cs="Times New Roman"/>
            <w:vertAlign w:val="subscript"/>
          </w:rPr>
          <w:delText>m</w:delText>
        </w:r>
        <w:r w:rsidRPr="0025331B" w:rsidDel="00574D9B">
          <w:rPr>
            <w:rFonts w:ascii="Times New Roman" w:hint="eastAsia"/>
          </w:rPr>
          <w:delText>以</w:delText>
        </w:r>
        <w:r w:rsidR="00C63BEF" w:rsidDel="00574D9B">
          <w:rPr>
            <w:rFonts w:ascii="Times New Roman" w:hint="eastAsia"/>
          </w:rPr>
          <w:delText>上</w:delText>
        </w:r>
        <w:r w:rsidRPr="0025331B" w:rsidDel="00574D9B">
          <w:rPr>
            <w:rFonts w:ascii="Times New Roman" w:cs="Times New Roman"/>
          </w:rPr>
          <w:delText>20</w:delText>
        </w:r>
        <w:r w:rsidRPr="0025331B" w:rsidDel="00574D9B">
          <w:rPr>
            <w:rFonts w:ascii="Times New Roman" w:hAnsi="宋体" w:hint="eastAsia"/>
          </w:rPr>
          <w:delText>～</w:delText>
        </w:r>
        <w:r w:rsidRPr="0025331B" w:rsidDel="00574D9B">
          <w:rPr>
            <w:rFonts w:ascii="Times New Roman" w:cs="Times New Roman"/>
          </w:rPr>
          <w:delText>30</w:delText>
        </w:r>
        <w:r w:rsidRPr="0025331B" w:rsidDel="00574D9B">
          <w:rPr>
            <w:rFonts w:ascii="Times New Roman" w:cs="Times New Roman"/>
            <w:vertAlign w:val="superscript"/>
          </w:rPr>
          <w:delText>o</w:delText>
        </w:r>
        <w:r w:rsidRPr="0025331B" w:rsidDel="00574D9B">
          <w:rPr>
            <w:rFonts w:ascii="Times New Roman" w:cs="Times New Roman"/>
          </w:rPr>
          <w:delText>C,</w:delText>
        </w:r>
        <w:r w:rsidRPr="0025331B" w:rsidDel="00574D9B">
          <w:rPr>
            <w:rFonts w:ascii="Times New Roman" w:hint="eastAsia"/>
          </w:rPr>
          <w:delText>恒温数分钟后</w:delText>
        </w:r>
        <w:r w:rsidDel="00574D9B">
          <w:rPr>
            <w:rFonts w:ascii="Times New Roman" w:hint="eastAsia"/>
          </w:rPr>
          <w:delText>匀速</w:delText>
        </w:r>
        <w:r w:rsidRPr="0025331B" w:rsidDel="00574D9B">
          <w:rPr>
            <w:rFonts w:ascii="Times New Roman" w:hint="eastAsia"/>
          </w:rPr>
          <w:delText>降温至等温结晶温度，记录</w:delText>
        </w:r>
        <w:r w:rsidRPr="0025331B" w:rsidDel="00574D9B">
          <w:rPr>
            <w:rFonts w:ascii="Times New Roman" w:cs="Times New Roman"/>
          </w:rPr>
          <w:delText>DSC</w:delText>
        </w:r>
        <w:r w:rsidRPr="0025331B" w:rsidDel="00574D9B">
          <w:rPr>
            <w:rFonts w:ascii="Times New Roman" w:hint="eastAsia"/>
          </w:rPr>
          <w:delText>谱图</w:delText>
        </w:r>
      </w:del>
    </w:p>
    <w:p w:rsidR="00A711CD" w:rsidRPr="0025331B" w:rsidDel="00574D9B" w:rsidRDefault="00A711CD" w:rsidP="003C6C25">
      <w:pPr>
        <w:tabs>
          <w:tab w:val="left" w:pos="105"/>
        </w:tabs>
        <w:spacing w:line="336" w:lineRule="auto"/>
        <w:rPr>
          <w:del w:id="5" w:author="微软用户" w:date="2016-05-10T08:13:00Z"/>
          <w:rFonts w:ascii="Times New Roman" w:cs="Times New Roman"/>
          <w:sz w:val="24"/>
          <w:szCs w:val="24"/>
        </w:rPr>
      </w:pPr>
      <w:del w:id="6" w:author="微软用户" w:date="2016-05-10T08:13:00Z">
        <w:r w:rsidRPr="0025331B" w:rsidDel="00574D9B">
          <w:rPr>
            <w:rFonts w:ascii="Times New Roman" w:cs="Times New Roman"/>
            <w:sz w:val="24"/>
            <w:szCs w:val="24"/>
          </w:rPr>
          <w:delText xml:space="preserve">  </w:delText>
        </w:r>
        <w:r w:rsidRPr="0025331B" w:rsidDel="00574D9B">
          <w:rPr>
            <w:rFonts w:ascii="Times New Roman" w:cs="Times New Roman"/>
          </w:rPr>
          <w:delText xml:space="preserve"> B</w:delText>
        </w:r>
        <w:r w:rsidRPr="0025331B" w:rsidDel="00574D9B">
          <w:rPr>
            <w:rFonts w:hint="eastAsia"/>
          </w:rPr>
          <w:delText>．</w:delText>
        </w:r>
        <w:r w:rsidRPr="0025331B" w:rsidDel="00574D9B">
          <w:rPr>
            <w:rFonts w:ascii="Times New Roman" w:hint="eastAsia"/>
          </w:rPr>
          <w:delText>将样品加热到</w:delText>
        </w:r>
        <w:r w:rsidRPr="0025331B" w:rsidDel="00574D9B">
          <w:rPr>
            <w:rFonts w:ascii="Times New Roman" w:cs="Times New Roman"/>
            <w:i/>
            <w:iCs/>
          </w:rPr>
          <w:delText>T</w:delText>
        </w:r>
        <w:r w:rsidRPr="0025331B" w:rsidDel="00574D9B">
          <w:rPr>
            <w:rFonts w:ascii="Times New Roman" w:cs="Times New Roman"/>
            <w:vertAlign w:val="subscript"/>
          </w:rPr>
          <w:delText>m</w:delText>
        </w:r>
        <w:r w:rsidRPr="0025331B" w:rsidDel="00574D9B">
          <w:rPr>
            <w:rFonts w:ascii="Times New Roman" w:hint="eastAsia"/>
          </w:rPr>
          <w:delText>以上</w:delText>
        </w:r>
        <w:r w:rsidRPr="0025331B" w:rsidDel="00574D9B">
          <w:rPr>
            <w:rFonts w:ascii="Times New Roman" w:cs="Times New Roman"/>
          </w:rPr>
          <w:delText>20</w:delText>
        </w:r>
        <w:r w:rsidRPr="0025331B" w:rsidDel="00574D9B">
          <w:rPr>
            <w:rFonts w:ascii="Times New Roman" w:hAnsi="宋体" w:hint="eastAsia"/>
          </w:rPr>
          <w:delText>～</w:delText>
        </w:r>
        <w:r w:rsidRPr="0025331B" w:rsidDel="00574D9B">
          <w:rPr>
            <w:rFonts w:ascii="Times New Roman" w:cs="Times New Roman"/>
          </w:rPr>
          <w:delText>30</w:delText>
        </w:r>
        <w:r w:rsidRPr="0025331B" w:rsidDel="00574D9B">
          <w:rPr>
            <w:rFonts w:ascii="Times New Roman" w:cs="Times New Roman"/>
            <w:vertAlign w:val="superscript"/>
          </w:rPr>
          <w:delText>o</w:delText>
        </w:r>
        <w:r w:rsidRPr="0025331B" w:rsidDel="00574D9B">
          <w:rPr>
            <w:rFonts w:ascii="Times New Roman" w:cs="Times New Roman"/>
          </w:rPr>
          <w:delText>C,</w:delText>
        </w:r>
        <w:r w:rsidRPr="0025331B" w:rsidDel="00574D9B">
          <w:rPr>
            <w:rFonts w:ascii="Times New Roman" w:hint="eastAsia"/>
          </w:rPr>
          <w:delText>恒温数分钟后迅速</w:delText>
        </w:r>
        <w:r w:rsidDel="00574D9B">
          <w:rPr>
            <w:rFonts w:ascii="Times New Roman" w:hint="eastAsia"/>
          </w:rPr>
          <w:delText>升</w:delText>
        </w:r>
        <w:r w:rsidRPr="0025331B" w:rsidDel="00574D9B">
          <w:rPr>
            <w:rFonts w:ascii="Times New Roman" w:hint="eastAsia"/>
          </w:rPr>
          <w:delText>温至等温结晶温度</w:delText>
        </w:r>
        <w:r w:rsidRPr="0025331B" w:rsidDel="00574D9B">
          <w:rPr>
            <w:rFonts w:ascii="Times New Roman" w:cs="Times New Roman"/>
          </w:rPr>
          <w:delText>,</w:delText>
        </w:r>
        <w:r w:rsidRPr="0025331B" w:rsidDel="00574D9B">
          <w:rPr>
            <w:rFonts w:ascii="Times New Roman" w:hint="eastAsia"/>
          </w:rPr>
          <w:delText>记录</w:delText>
        </w:r>
        <w:r w:rsidRPr="0025331B" w:rsidDel="00574D9B">
          <w:rPr>
            <w:rFonts w:ascii="Times New Roman" w:cs="Times New Roman"/>
          </w:rPr>
          <w:delText>DSC</w:delText>
        </w:r>
        <w:r w:rsidRPr="0025331B" w:rsidDel="00574D9B">
          <w:rPr>
            <w:rFonts w:ascii="Times New Roman" w:hint="eastAsia"/>
          </w:rPr>
          <w:delText>谱图</w:delText>
        </w:r>
      </w:del>
    </w:p>
    <w:p w:rsidR="00A711CD" w:rsidRPr="0025331B" w:rsidDel="00574D9B" w:rsidRDefault="00A711CD" w:rsidP="003C6C25">
      <w:pPr>
        <w:tabs>
          <w:tab w:val="left" w:pos="105"/>
        </w:tabs>
        <w:spacing w:line="336" w:lineRule="auto"/>
        <w:rPr>
          <w:del w:id="7" w:author="微软用户" w:date="2016-05-10T08:13:00Z"/>
          <w:rFonts w:ascii="Times New Roman" w:cs="Times New Roman"/>
        </w:rPr>
      </w:pPr>
      <w:del w:id="8" w:author="微软用户" w:date="2016-05-10T08:13:00Z">
        <w:r w:rsidRPr="0025331B" w:rsidDel="00574D9B">
          <w:rPr>
            <w:rFonts w:ascii="Times New Roman" w:cs="Times New Roman"/>
            <w:sz w:val="24"/>
            <w:szCs w:val="24"/>
          </w:rPr>
          <w:delText xml:space="preserve">   </w:delText>
        </w:r>
        <w:r w:rsidRPr="0025331B" w:rsidDel="00574D9B">
          <w:rPr>
            <w:rFonts w:ascii="Times New Roman" w:cs="Times New Roman"/>
          </w:rPr>
          <w:delText>C</w:delText>
        </w:r>
        <w:r w:rsidRPr="0025331B" w:rsidDel="00574D9B">
          <w:rPr>
            <w:rFonts w:hint="eastAsia"/>
          </w:rPr>
          <w:delText>．</w:delText>
        </w:r>
        <w:r w:rsidRPr="0025331B" w:rsidDel="00574D9B">
          <w:rPr>
            <w:rFonts w:ascii="Times New Roman" w:hint="eastAsia"/>
          </w:rPr>
          <w:delText>将样品加热到</w:delText>
        </w:r>
        <w:r w:rsidRPr="0025331B" w:rsidDel="00574D9B">
          <w:rPr>
            <w:rFonts w:ascii="Times New Roman" w:cs="Times New Roman"/>
            <w:i/>
            <w:iCs/>
          </w:rPr>
          <w:delText>T</w:delText>
        </w:r>
        <w:r w:rsidRPr="0025331B" w:rsidDel="00574D9B">
          <w:rPr>
            <w:rFonts w:ascii="Times New Roman" w:cs="Times New Roman"/>
            <w:vertAlign w:val="subscript"/>
          </w:rPr>
          <w:delText>m</w:delText>
        </w:r>
        <w:r w:rsidRPr="0025331B" w:rsidDel="00574D9B">
          <w:rPr>
            <w:rFonts w:ascii="Times New Roman" w:hint="eastAsia"/>
          </w:rPr>
          <w:delText>以下</w:delText>
        </w:r>
        <w:r w:rsidRPr="0025331B" w:rsidDel="00574D9B">
          <w:rPr>
            <w:rFonts w:ascii="Times New Roman" w:cs="Times New Roman"/>
          </w:rPr>
          <w:delText>20</w:delText>
        </w:r>
        <w:r w:rsidRPr="0025331B" w:rsidDel="00574D9B">
          <w:rPr>
            <w:rFonts w:ascii="Times New Roman" w:hAnsi="宋体" w:hint="eastAsia"/>
          </w:rPr>
          <w:delText>～</w:delText>
        </w:r>
        <w:r w:rsidRPr="0025331B" w:rsidDel="00574D9B">
          <w:rPr>
            <w:rFonts w:ascii="Times New Roman" w:cs="Times New Roman"/>
          </w:rPr>
          <w:delText>30</w:delText>
        </w:r>
        <w:r w:rsidRPr="0025331B" w:rsidDel="00574D9B">
          <w:rPr>
            <w:rFonts w:ascii="Times New Roman" w:cs="Times New Roman"/>
            <w:vertAlign w:val="superscript"/>
          </w:rPr>
          <w:delText>o</w:delText>
        </w:r>
        <w:r w:rsidRPr="0025331B" w:rsidDel="00574D9B">
          <w:rPr>
            <w:rFonts w:ascii="Times New Roman" w:cs="Times New Roman"/>
          </w:rPr>
          <w:delText>C,</w:delText>
        </w:r>
        <w:r w:rsidRPr="0025331B" w:rsidDel="00574D9B">
          <w:rPr>
            <w:rFonts w:ascii="Times New Roman" w:hint="eastAsia"/>
          </w:rPr>
          <w:delText>恒温数分钟后迅速降温至等温结晶温度</w:delText>
        </w:r>
        <w:r w:rsidRPr="0025331B" w:rsidDel="00574D9B">
          <w:rPr>
            <w:rFonts w:ascii="Times New Roman" w:cs="Times New Roman"/>
          </w:rPr>
          <w:delText>,</w:delText>
        </w:r>
        <w:r w:rsidRPr="0025331B" w:rsidDel="00574D9B">
          <w:rPr>
            <w:rFonts w:ascii="Times New Roman" w:hint="eastAsia"/>
          </w:rPr>
          <w:delText>记录</w:delText>
        </w:r>
        <w:r w:rsidRPr="0025331B" w:rsidDel="00574D9B">
          <w:rPr>
            <w:rFonts w:ascii="Times New Roman" w:cs="Times New Roman"/>
          </w:rPr>
          <w:delText>DSC</w:delText>
        </w:r>
        <w:r w:rsidRPr="0025331B" w:rsidDel="00574D9B">
          <w:rPr>
            <w:rFonts w:ascii="Times New Roman" w:hint="eastAsia"/>
          </w:rPr>
          <w:delText>谱图</w:delText>
        </w:r>
      </w:del>
    </w:p>
    <w:p w:rsidR="00A711CD" w:rsidRPr="0025331B" w:rsidDel="00574D9B" w:rsidRDefault="00A711CD" w:rsidP="003C6C25">
      <w:pPr>
        <w:tabs>
          <w:tab w:val="left" w:pos="105"/>
        </w:tabs>
        <w:spacing w:line="336" w:lineRule="auto"/>
        <w:rPr>
          <w:del w:id="9" w:author="微软用户" w:date="2016-05-10T08:13:00Z"/>
          <w:rFonts w:ascii="Times New Roman" w:cs="Times New Roman"/>
          <w:sz w:val="24"/>
          <w:szCs w:val="24"/>
        </w:rPr>
      </w:pPr>
      <w:del w:id="10" w:author="微软用户" w:date="2016-05-10T08:13:00Z">
        <w:r w:rsidRPr="0025331B" w:rsidDel="00574D9B">
          <w:rPr>
            <w:rFonts w:ascii="Times New Roman" w:cs="Times New Roman"/>
            <w:sz w:val="24"/>
            <w:szCs w:val="24"/>
          </w:rPr>
          <w:delText xml:space="preserve">  </w:delText>
        </w:r>
        <w:r w:rsidRPr="0025331B" w:rsidDel="00574D9B">
          <w:rPr>
            <w:rFonts w:ascii="Times New Roman" w:cs="Times New Roman"/>
          </w:rPr>
          <w:delText xml:space="preserve"> D</w:delText>
        </w:r>
        <w:r w:rsidRPr="0025331B" w:rsidDel="00574D9B">
          <w:rPr>
            <w:rFonts w:hint="eastAsia"/>
          </w:rPr>
          <w:delText>．</w:delText>
        </w:r>
        <w:r w:rsidRPr="0025331B" w:rsidDel="00574D9B">
          <w:rPr>
            <w:rFonts w:ascii="Times New Roman" w:hint="eastAsia"/>
          </w:rPr>
          <w:delText>将样品加热到</w:delText>
        </w:r>
        <w:r w:rsidRPr="0025331B" w:rsidDel="00574D9B">
          <w:rPr>
            <w:rFonts w:ascii="Times New Roman" w:cs="Times New Roman"/>
            <w:i/>
            <w:iCs/>
          </w:rPr>
          <w:delText>T</w:delText>
        </w:r>
        <w:r w:rsidRPr="0025331B" w:rsidDel="00574D9B">
          <w:rPr>
            <w:rFonts w:ascii="Times New Roman" w:cs="Times New Roman"/>
            <w:vertAlign w:val="subscript"/>
          </w:rPr>
          <w:delText>m</w:delText>
        </w:r>
        <w:r w:rsidRPr="0025331B" w:rsidDel="00574D9B">
          <w:rPr>
            <w:rFonts w:ascii="Times New Roman" w:hint="eastAsia"/>
          </w:rPr>
          <w:delText>以下</w:delText>
        </w:r>
        <w:r w:rsidRPr="0025331B" w:rsidDel="00574D9B">
          <w:rPr>
            <w:rFonts w:ascii="Times New Roman" w:cs="Times New Roman"/>
          </w:rPr>
          <w:delText>20</w:delText>
        </w:r>
        <w:r w:rsidRPr="0025331B" w:rsidDel="00574D9B">
          <w:rPr>
            <w:rFonts w:ascii="Times New Roman" w:hAnsi="宋体" w:hint="eastAsia"/>
          </w:rPr>
          <w:delText>～</w:delText>
        </w:r>
        <w:r w:rsidRPr="0025331B" w:rsidDel="00574D9B">
          <w:rPr>
            <w:rFonts w:ascii="Times New Roman" w:cs="Times New Roman"/>
          </w:rPr>
          <w:delText>30</w:delText>
        </w:r>
        <w:r w:rsidRPr="0025331B" w:rsidDel="00574D9B">
          <w:rPr>
            <w:rFonts w:ascii="Times New Roman" w:cs="Times New Roman"/>
            <w:vertAlign w:val="superscript"/>
          </w:rPr>
          <w:delText>o</w:delText>
        </w:r>
        <w:r w:rsidRPr="0025331B" w:rsidDel="00574D9B">
          <w:rPr>
            <w:rFonts w:ascii="Times New Roman" w:cs="Times New Roman"/>
          </w:rPr>
          <w:delText>C,</w:delText>
        </w:r>
        <w:r w:rsidRPr="0025331B" w:rsidDel="00574D9B">
          <w:rPr>
            <w:rFonts w:ascii="Times New Roman" w:hint="eastAsia"/>
          </w:rPr>
          <w:delText>恒温数分钟后</w:delText>
        </w:r>
        <w:r w:rsidDel="00574D9B">
          <w:rPr>
            <w:rFonts w:ascii="Times New Roman" w:hint="eastAsia"/>
          </w:rPr>
          <w:delText>匀速升</w:delText>
        </w:r>
        <w:r w:rsidRPr="0025331B" w:rsidDel="00574D9B">
          <w:rPr>
            <w:rFonts w:ascii="Times New Roman" w:hint="eastAsia"/>
          </w:rPr>
          <w:delText>温至等温结晶温度，记录</w:delText>
        </w:r>
        <w:r w:rsidRPr="0025331B" w:rsidDel="00574D9B">
          <w:rPr>
            <w:rFonts w:ascii="Times New Roman" w:cs="Times New Roman"/>
          </w:rPr>
          <w:delText>DSC</w:delText>
        </w:r>
        <w:r w:rsidRPr="0025331B" w:rsidDel="00574D9B">
          <w:rPr>
            <w:rFonts w:ascii="Times New Roman" w:hint="eastAsia"/>
          </w:rPr>
          <w:delText>谱图</w:delText>
        </w:r>
      </w:del>
    </w:p>
    <w:p w:rsidR="00A711CD" w:rsidRPr="0025331B" w:rsidRDefault="00A711CD" w:rsidP="008E48E6">
      <w:pPr>
        <w:spacing w:line="336" w:lineRule="auto"/>
        <w:rPr>
          <w:rFonts w:ascii="Times New Roman" w:cs="Times New Roman"/>
          <w:sz w:val="24"/>
          <w:szCs w:val="24"/>
          <w:u w:val="single"/>
        </w:rPr>
      </w:pPr>
      <w:r w:rsidRPr="0045415A">
        <w:rPr>
          <w:rFonts w:ascii="Times New Roman" w:cs="Times New Roman"/>
          <w:color w:val="FF0000"/>
          <w:sz w:val="24"/>
          <w:szCs w:val="24"/>
          <w:rPrChange w:id="11" w:author="微软用户" w:date="2016-05-10T08:22:00Z">
            <w:rPr>
              <w:rFonts w:ascii="Times New Roman" w:cs="Times New Roman"/>
              <w:sz w:val="24"/>
              <w:szCs w:val="24"/>
            </w:rPr>
          </w:rPrChange>
        </w:rPr>
        <w:t>6.</w:t>
      </w:r>
      <w:r w:rsidRPr="0025331B">
        <w:rPr>
          <w:rFonts w:ascii="Times New Roman" w:cs="Times New Roman"/>
          <w:sz w:val="24"/>
          <w:szCs w:val="24"/>
        </w:rPr>
        <w:t xml:space="preserve"> </w:t>
      </w:r>
      <w:r w:rsidRPr="0025331B">
        <w:rPr>
          <w:rFonts w:ascii="Times New Roman" w:hint="eastAsia"/>
          <w:sz w:val="24"/>
          <w:szCs w:val="24"/>
        </w:rPr>
        <w:t>一般</w:t>
      </w:r>
      <w:r>
        <w:rPr>
          <w:rFonts w:ascii="Times New Roman" w:hint="eastAsia"/>
          <w:sz w:val="24"/>
          <w:szCs w:val="24"/>
        </w:rPr>
        <w:t>情况下，</w:t>
      </w:r>
      <w:r w:rsidRPr="0025331B">
        <w:rPr>
          <w:rFonts w:ascii="Times New Roman" w:hint="eastAsia"/>
          <w:sz w:val="24"/>
          <w:szCs w:val="24"/>
        </w:rPr>
        <w:t>聚合物</w:t>
      </w:r>
      <w:r>
        <w:rPr>
          <w:rFonts w:ascii="Times New Roman" w:hint="eastAsia"/>
          <w:sz w:val="24"/>
          <w:szCs w:val="24"/>
        </w:rPr>
        <w:t>的相对分子质量与其玻璃化转变温度之间的关系是</w:t>
      </w:r>
      <w:r w:rsidRPr="0025331B">
        <w:rPr>
          <w:rFonts w:ascii="Times New Roman" w:cs="Times New Roman"/>
          <w:sz w:val="24"/>
          <w:szCs w:val="24"/>
          <w:u w:val="single"/>
        </w:rPr>
        <w:t xml:space="preserve">  </w:t>
      </w:r>
      <w:r w:rsidR="00E6388E">
        <w:rPr>
          <w:rFonts w:ascii="Times New Roman" w:cs="Times New Roman" w:hint="eastAsia"/>
          <w:sz w:val="24"/>
          <w:szCs w:val="24"/>
          <w:u w:val="single"/>
        </w:rPr>
        <w:t>D</w:t>
      </w:r>
      <w:r>
        <w:rPr>
          <w:rFonts w:ascii="Times New Roman" w:cs="Times New Roman"/>
          <w:sz w:val="24"/>
          <w:szCs w:val="24"/>
          <w:u w:val="single"/>
        </w:rPr>
        <w:t xml:space="preserve"> </w:t>
      </w:r>
      <w:r w:rsidRPr="0025331B">
        <w:rPr>
          <w:rFonts w:ascii="Times New Roman" w:cs="Times New Roman"/>
          <w:sz w:val="24"/>
          <w:szCs w:val="24"/>
          <w:u w:val="single"/>
        </w:rPr>
        <w:t xml:space="preserve">  </w:t>
      </w:r>
      <w:r w:rsidRPr="0025331B">
        <w:rPr>
          <w:rFonts w:ascii="Times New Roman" w:hint="eastAsia"/>
          <w:sz w:val="24"/>
          <w:szCs w:val="24"/>
        </w:rPr>
        <w:t>。</w:t>
      </w:r>
    </w:p>
    <w:p w:rsidR="00A711CD" w:rsidRDefault="00A711CD" w:rsidP="008E48E6">
      <w:pPr>
        <w:spacing w:line="336" w:lineRule="auto"/>
        <w:rPr>
          <w:rFonts w:ascii="Times New Roman" w:cs="Times New Roman"/>
          <w:sz w:val="24"/>
          <w:szCs w:val="24"/>
        </w:rPr>
      </w:pPr>
      <w:r w:rsidRPr="0025331B">
        <w:rPr>
          <w:rFonts w:ascii="Times New Roman" w:cs="Times New Roman"/>
          <w:sz w:val="24"/>
          <w:szCs w:val="24"/>
        </w:rPr>
        <w:t xml:space="preserve">  </w:t>
      </w:r>
      <w:r>
        <w:rPr>
          <w:rFonts w:ascii="Times New Roman" w:cs="Times New Roman"/>
          <w:sz w:val="24"/>
          <w:szCs w:val="24"/>
        </w:rPr>
        <w:t xml:space="preserve"> </w:t>
      </w:r>
      <w:r w:rsidRPr="0025331B">
        <w:rPr>
          <w:rFonts w:ascii="Times New Roman" w:cs="Times New Roman"/>
          <w:sz w:val="24"/>
          <w:szCs w:val="24"/>
        </w:rPr>
        <w:t>A</w:t>
      </w:r>
      <w:r w:rsidRPr="0025331B">
        <w:rPr>
          <w:rFonts w:hint="eastAsia"/>
        </w:rPr>
        <w:t>．</w:t>
      </w:r>
      <w:r>
        <w:rPr>
          <w:rFonts w:ascii="Times New Roman" w:cs="Times New Roman"/>
          <w:sz w:val="24"/>
          <w:szCs w:val="24"/>
        </w:rPr>
        <w:t>T</w:t>
      </w:r>
      <w:r w:rsidRPr="00580B7A">
        <w:rPr>
          <w:rFonts w:ascii="Times New Roman" w:cs="Times New Roman"/>
          <w:i/>
          <w:iCs/>
          <w:sz w:val="24"/>
          <w:szCs w:val="24"/>
          <w:vertAlign w:val="subscript"/>
        </w:rPr>
        <w:t>g</w:t>
      </w:r>
      <w:r>
        <w:rPr>
          <w:rFonts w:ascii="Times New Roman" w:hint="eastAsia"/>
          <w:sz w:val="24"/>
          <w:szCs w:val="24"/>
        </w:rPr>
        <w:t>只与支化度有关，与分子质量无关</w:t>
      </w:r>
      <w:r w:rsidRPr="0025331B">
        <w:rPr>
          <w:rFonts w:ascii="Times New Roman" w:cs="Times New Roman"/>
          <w:sz w:val="24"/>
          <w:szCs w:val="24"/>
        </w:rPr>
        <w:tab/>
      </w:r>
      <w:r w:rsidRPr="0025331B">
        <w:rPr>
          <w:rFonts w:ascii="Times New Roman" w:cs="Times New Roman"/>
          <w:sz w:val="24"/>
          <w:szCs w:val="24"/>
        </w:rPr>
        <w:tab/>
        <w:t>B.</w:t>
      </w:r>
      <w:r w:rsidRPr="0025331B">
        <w:rPr>
          <w:rFonts w:ascii="Times New Roman" w:cs="Times New Roman"/>
          <w:sz w:val="24"/>
          <w:szCs w:val="24"/>
        </w:rPr>
        <w:tab/>
      </w:r>
      <w:r>
        <w:rPr>
          <w:rFonts w:ascii="Times New Roman" w:hint="eastAsia"/>
          <w:sz w:val="24"/>
          <w:szCs w:val="24"/>
        </w:rPr>
        <w:t>分子量质越高，</w:t>
      </w:r>
      <w:r>
        <w:rPr>
          <w:rFonts w:ascii="Times New Roman" w:cs="Times New Roman"/>
          <w:sz w:val="24"/>
          <w:szCs w:val="24"/>
        </w:rPr>
        <w:t>T</w:t>
      </w:r>
      <w:r w:rsidRPr="00580B7A">
        <w:rPr>
          <w:rFonts w:ascii="Times New Roman" w:cs="Times New Roman"/>
          <w:i/>
          <w:iCs/>
          <w:sz w:val="24"/>
          <w:szCs w:val="24"/>
          <w:vertAlign w:val="subscript"/>
        </w:rPr>
        <w:t>g</w:t>
      </w:r>
      <w:r>
        <w:rPr>
          <w:rFonts w:ascii="Times New Roman" w:hint="eastAsia"/>
          <w:sz w:val="24"/>
          <w:szCs w:val="24"/>
        </w:rPr>
        <w:t>越低</w:t>
      </w:r>
      <w:r w:rsidRPr="0025331B">
        <w:rPr>
          <w:rFonts w:ascii="Times New Roman" w:cs="Times New Roman"/>
          <w:sz w:val="24"/>
          <w:szCs w:val="24"/>
        </w:rPr>
        <w:t xml:space="preserve">  </w:t>
      </w:r>
    </w:p>
    <w:p w:rsidR="00A711CD" w:rsidRPr="0025331B" w:rsidRDefault="00A711CD" w:rsidP="008E48E6">
      <w:pPr>
        <w:spacing w:line="336" w:lineRule="auto"/>
        <w:rPr>
          <w:rFonts w:ascii="Times New Roman" w:cs="Times New Roman"/>
          <w:sz w:val="24"/>
          <w:szCs w:val="24"/>
        </w:rPr>
      </w:pPr>
      <w:r w:rsidRPr="0025331B">
        <w:rPr>
          <w:rFonts w:ascii="Times New Roman" w:cs="Times New Roman"/>
          <w:sz w:val="24"/>
          <w:szCs w:val="24"/>
        </w:rPr>
        <w:tab/>
        <w:t xml:space="preserve">C. </w:t>
      </w:r>
      <w:r>
        <w:rPr>
          <w:rFonts w:ascii="Times New Roman" w:hint="eastAsia"/>
          <w:sz w:val="24"/>
          <w:szCs w:val="24"/>
        </w:rPr>
        <w:t>一种材料</w:t>
      </w:r>
      <w:r>
        <w:rPr>
          <w:rFonts w:ascii="Times New Roman" w:cs="Times New Roman"/>
          <w:sz w:val="24"/>
          <w:szCs w:val="24"/>
        </w:rPr>
        <w:t>T</w:t>
      </w:r>
      <w:r w:rsidRPr="00580B7A">
        <w:rPr>
          <w:rFonts w:ascii="Times New Roman" w:cs="Times New Roman"/>
          <w:i/>
          <w:iCs/>
          <w:sz w:val="24"/>
          <w:szCs w:val="24"/>
          <w:vertAlign w:val="subscript"/>
        </w:rPr>
        <w:t>g</w:t>
      </w:r>
      <w:r>
        <w:rPr>
          <w:rFonts w:ascii="Times New Roman" w:hint="eastAsia"/>
          <w:sz w:val="24"/>
          <w:szCs w:val="24"/>
        </w:rPr>
        <w:t>固定，与分子质量无关</w:t>
      </w:r>
      <w:r>
        <w:rPr>
          <w:rFonts w:ascii="Times New Roman" w:cs="Times New Roman"/>
          <w:sz w:val="24"/>
          <w:szCs w:val="24"/>
        </w:rPr>
        <w:t xml:space="preserve">   D</w:t>
      </w:r>
      <w:r w:rsidRPr="0025331B">
        <w:rPr>
          <w:rFonts w:ascii="Times New Roman" w:cs="Times New Roman"/>
          <w:sz w:val="24"/>
          <w:szCs w:val="24"/>
        </w:rPr>
        <w:t>.</w:t>
      </w:r>
      <w:r w:rsidRPr="00580B7A">
        <w:rPr>
          <w:rFonts w:ascii="Times New Roman" w:cs="Times New Roman"/>
          <w:sz w:val="24"/>
          <w:szCs w:val="24"/>
        </w:rPr>
        <w:t xml:space="preserve"> </w:t>
      </w:r>
      <w:r>
        <w:rPr>
          <w:rFonts w:ascii="Times New Roman" w:hint="eastAsia"/>
          <w:sz w:val="24"/>
          <w:szCs w:val="24"/>
        </w:rPr>
        <w:t>分子质量越高，</w:t>
      </w:r>
      <w:r>
        <w:rPr>
          <w:rFonts w:ascii="Times New Roman" w:cs="Times New Roman"/>
          <w:sz w:val="24"/>
          <w:szCs w:val="24"/>
        </w:rPr>
        <w:t>T</w:t>
      </w:r>
      <w:r w:rsidRPr="00580B7A">
        <w:rPr>
          <w:rFonts w:ascii="Times New Roman" w:cs="Times New Roman"/>
          <w:i/>
          <w:iCs/>
          <w:sz w:val="24"/>
          <w:szCs w:val="24"/>
          <w:vertAlign w:val="subscript"/>
        </w:rPr>
        <w:t>g</w:t>
      </w:r>
      <w:r>
        <w:rPr>
          <w:rFonts w:ascii="Times New Roman" w:hint="eastAsia"/>
          <w:sz w:val="24"/>
          <w:szCs w:val="24"/>
        </w:rPr>
        <w:t>越高</w:t>
      </w:r>
      <w:r w:rsidRPr="0025331B">
        <w:rPr>
          <w:rFonts w:ascii="Times New Roman" w:cs="Times New Roman"/>
          <w:sz w:val="24"/>
          <w:szCs w:val="24"/>
        </w:rPr>
        <w:t xml:space="preserve">   </w:t>
      </w:r>
    </w:p>
    <w:p w:rsidR="00A711CD" w:rsidRPr="0025331B" w:rsidRDefault="00A711CD" w:rsidP="003C6C25">
      <w:pPr>
        <w:tabs>
          <w:tab w:val="left" w:pos="105"/>
        </w:tabs>
        <w:spacing w:line="336" w:lineRule="auto"/>
        <w:rPr>
          <w:rFonts w:ascii="Times New Roman" w:cs="Times New Roman"/>
          <w:sz w:val="24"/>
          <w:szCs w:val="24"/>
        </w:rPr>
      </w:pPr>
      <w:r w:rsidRPr="0025331B">
        <w:rPr>
          <w:rFonts w:ascii="Times New Roman" w:cs="Times New Roman"/>
          <w:sz w:val="24"/>
          <w:szCs w:val="24"/>
        </w:rPr>
        <w:lastRenderedPageBreak/>
        <w:t>7.</w:t>
      </w:r>
      <w:r w:rsidRPr="001D6A00">
        <w:rPr>
          <w:sz w:val="24"/>
          <w:szCs w:val="24"/>
        </w:rPr>
        <w:t xml:space="preserve"> </w:t>
      </w:r>
      <w:r>
        <w:rPr>
          <w:rFonts w:hint="eastAsia"/>
          <w:sz w:val="24"/>
          <w:szCs w:val="24"/>
        </w:rPr>
        <w:t>可以得到聚合物相对分子质量分布的方法有</w:t>
      </w:r>
      <w:r w:rsidRPr="0025331B">
        <w:rPr>
          <w:rFonts w:ascii="Times New Roman" w:cs="Times New Roman"/>
          <w:sz w:val="24"/>
          <w:szCs w:val="24"/>
          <w:u w:val="single"/>
        </w:rPr>
        <w:t xml:space="preserve">  </w:t>
      </w:r>
      <w:r>
        <w:rPr>
          <w:rFonts w:ascii="Times New Roman" w:cs="Times New Roman"/>
          <w:sz w:val="24"/>
          <w:szCs w:val="24"/>
          <w:u w:val="single"/>
        </w:rPr>
        <w:t xml:space="preserve"> </w:t>
      </w:r>
      <w:r w:rsidR="00E6388E">
        <w:rPr>
          <w:rFonts w:ascii="Times New Roman" w:cs="Times New Roman" w:hint="eastAsia"/>
          <w:sz w:val="24"/>
          <w:szCs w:val="24"/>
          <w:u w:val="single"/>
        </w:rPr>
        <w:t>B</w:t>
      </w:r>
      <w:r>
        <w:rPr>
          <w:rFonts w:ascii="Times New Roman" w:cs="Times New Roman"/>
          <w:sz w:val="24"/>
          <w:szCs w:val="24"/>
          <w:u w:val="single"/>
        </w:rPr>
        <w:t xml:space="preserve">  </w:t>
      </w:r>
      <w:r w:rsidRPr="0025331B">
        <w:rPr>
          <w:rFonts w:ascii="Times New Roman" w:cs="Times New Roman"/>
          <w:sz w:val="24"/>
          <w:szCs w:val="24"/>
          <w:u w:val="single"/>
        </w:rPr>
        <w:t xml:space="preserve">  </w:t>
      </w:r>
      <w:r w:rsidRPr="0025331B">
        <w:rPr>
          <w:rFonts w:ascii="Times New Roman" w:hint="eastAsia"/>
          <w:sz w:val="24"/>
          <w:szCs w:val="24"/>
        </w:rPr>
        <w:t>。</w:t>
      </w:r>
    </w:p>
    <w:p w:rsidR="00A711CD" w:rsidRPr="0045252A" w:rsidRDefault="00A711CD" w:rsidP="003C6C25">
      <w:pPr>
        <w:tabs>
          <w:tab w:val="left" w:pos="105"/>
        </w:tabs>
        <w:spacing w:line="336" w:lineRule="auto"/>
        <w:rPr>
          <w:rFonts w:ascii="Times New Roman" w:cs="Times New Roman"/>
        </w:rPr>
      </w:pPr>
      <w:r w:rsidRPr="0045252A">
        <w:rPr>
          <w:rFonts w:ascii="Times New Roman" w:cs="Times New Roman"/>
        </w:rPr>
        <w:t xml:space="preserve">   A. </w:t>
      </w:r>
      <w:r w:rsidR="004F36A2" w:rsidRPr="0045252A">
        <w:rPr>
          <w:rFonts w:ascii="Times New Roman" w:cs="Times New Roman"/>
        </w:rPr>
        <w:fldChar w:fldCharType="begin"/>
      </w:r>
      <w:r w:rsidRPr="0045252A">
        <w:rPr>
          <w:rFonts w:ascii="Times New Roman" w:cs="Times New Roman"/>
        </w:rPr>
        <w:instrText xml:space="preserve"> QUOTE </w:instrText>
      </w:r>
      <w:r w:rsidR="007227FF">
        <w:rPr>
          <w:rFonts w:cs="Times New Roman"/>
          <w:noProof/>
        </w:rPr>
        <w:drawing>
          <wp:inline distT="0" distB="0" distL="0" distR="0">
            <wp:extent cx="534035" cy="42799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534035" cy="427990"/>
                    </a:xfrm>
                    <a:prstGeom prst="rect">
                      <a:avLst/>
                    </a:prstGeom>
                    <a:noFill/>
                    <a:ln w="9525">
                      <a:noFill/>
                      <a:miter lim="800000"/>
                      <a:headEnd/>
                      <a:tailEnd/>
                    </a:ln>
                  </pic:spPr>
                </pic:pic>
              </a:graphicData>
            </a:graphic>
          </wp:inline>
        </w:drawing>
      </w:r>
      <w:r w:rsidRPr="0045252A">
        <w:rPr>
          <w:rFonts w:ascii="Times New Roman" w:cs="Times New Roman"/>
        </w:rPr>
        <w:instrText xml:space="preserve"> </w:instrText>
      </w:r>
      <w:r w:rsidR="004F36A2" w:rsidRPr="0045252A">
        <w:rPr>
          <w:rFonts w:ascii="Times New Roman" w:cs="Times New Roman"/>
        </w:rPr>
        <w:fldChar w:fldCharType="separate"/>
      </w:r>
      <w:r w:rsidRPr="0045252A">
        <w:rPr>
          <w:rFonts w:hint="eastAsia"/>
        </w:rPr>
        <w:t>端基分析法</w:t>
      </w:r>
      <w:r w:rsidR="004F36A2" w:rsidRPr="0045252A">
        <w:rPr>
          <w:rFonts w:ascii="Times New Roman" w:cs="Times New Roman"/>
        </w:rPr>
        <w:fldChar w:fldCharType="end"/>
      </w:r>
      <w:r w:rsidRPr="0045252A">
        <w:rPr>
          <w:rFonts w:ascii="Times New Roman" w:cs="Times New Roman"/>
        </w:rPr>
        <w:t xml:space="preserve">    </w:t>
      </w:r>
      <w:r w:rsidRPr="0045252A">
        <w:rPr>
          <w:rFonts w:ascii="Times New Roman" w:cs="Times New Roman"/>
        </w:rPr>
        <w:tab/>
        <w:t xml:space="preserve">B. </w:t>
      </w:r>
      <w:r w:rsidRPr="0045252A">
        <w:rPr>
          <w:rFonts w:ascii="Times New Roman" w:hint="eastAsia"/>
        </w:rPr>
        <w:t>凝胶渗透色谱</w:t>
      </w:r>
      <w:r w:rsidRPr="0045252A">
        <w:rPr>
          <w:rFonts w:ascii="Times New Roman" w:cs="Times New Roman"/>
        </w:rPr>
        <w:t xml:space="preserve">    C. </w:t>
      </w:r>
      <w:r w:rsidRPr="0045252A">
        <w:rPr>
          <w:rFonts w:ascii="Times New Roman" w:hint="eastAsia"/>
        </w:rPr>
        <w:t>膜渗透压法</w:t>
      </w:r>
      <w:r w:rsidRPr="0045252A">
        <w:rPr>
          <w:rFonts w:ascii="Times New Roman" w:cs="Times New Roman"/>
        </w:rPr>
        <w:t xml:space="preserve">    </w:t>
      </w:r>
      <w:r w:rsidRPr="0045252A">
        <w:rPr>
          <w:rFonts w:ascii="Times New Roman" w:cs="Times New Roman"/>
        </w:rPr>
        <w:tab/>
        <w:t>D.</w:t>
      </w:r>
      <w:r w:rsidR="004F36A2" w:rsidRPr="0045252A">
        <w:rPr>
          <w:rFonts w:ascii="Times New Roman" w:cs="Times New Roman"/>
        </w:rPr>
        <w:fldChar w:fldCharType="begin"/>
      </w:r>
      <w:r w:rsidRPr="0045252A">
        <w:rPr>
          <w:rFonts w:ascii="Times New Roman" w:cs="Times New Roman"/>
        </w:rPr>
        <w:instrText xml:space="preserve"> QUOTE </w:instrText>
      </w:r>
      <w:r w:rsidR="007227FF">
        <w:rPr>
          <w:rFonts w:cs="Times New Roman"/>
          <w:noProof/>
        </w:rPr>
        <w:drawing>
          <wp:inline distT="0" distB="0" distL="0" distR="0">
            <wp:extent cx="544195" cy="401955"/>
            <wp:effectExtent l="0" t="0" r="825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544195" cy="401955"/>
                    </a:xfrm>
                    <a:prstGeom prst="rect">
                      <a:avLst/>
                    </a:prstGeom>
                    <a:noFill/>
                    <a:ln w="9525">
                      <a:noFill/>
                      <a:miter lim="800000"/>
                      <a:headEnd/>
                      <a:tailEnd/>
                    </a:ln>
                  </pic:spPr>
                </pic:pic>
              </a:graphicData>
            </a:graphic>
          </wp:inline>
        </w:drawing>
      </w:r>
      <w:r w:rsidRPr="0045252A">
        <w:rPr>
          <w:rFonts w:ascii="Times New Roman" w:cs="Times New Roman"/>
        </w:rPr>
        <w:instrText xml:space="preserve"> </w:instrText>
      </w:r>
      <w:r w:rsidR="004F36A2" w:rsidRPr="0045252A">
        <w:rPr>
          <w:rFonts w:ascii="Times New Roman" w:cs="Times New Roman"/>
        </w:rPr>
        <w:fldChar w:fldCharType="separate"/>
      </w:r>
      <w:r w:rsidRPr="0045252A">
        <w:rPr>
          <w:rFonts w:hint="eastAsia"/>
        </w:rPr>
        <w:t>光散射法</w:t>
      </w:r>
      <w:r w:rsidR="004F36A2" w:rsidRPr="0045252A">
        <w:rPr>
          <w:rFonts w:ascii="Times New Roman" w:cs="Times New Roman"/>
        </w:rPr>
        <w:fldChar w:fldCharType="end"/>
      </w:r>
      <w:r w:rsidRPr="0045252A">
        <w:rPr>
          <w:rFonts w:ascii="Times New Roman" w:cs="Times New Roman"/>
        </w:rPr>
        <w:t xml:space="preserve">  </w:t>
      </w:r>
    </w:p>
    <w:p w:rsidR="00A711CD" w:rsidRDefault="00A711CD" w:rsidP="00877F0D">
      <w:pPr>
        <w:spacing w:line="336" w:lineRule="auto"/>
        <w:rPr>
          <w:rFonts w:ascii="Times New Roman" w:cs="Times New Roman"/>
          <w:sz w:val="24"/>
          <w:szCs w:val="24"/>
        </w:rPr>
      </w:pPr>
      <w:r w:rsidRPr="007678AB">
        <w:rPr>
          <w:rFonts w:ascii="Times New Roman" w:cs="Times New Roman"/>
          <w:sz w:val="24"/>
          <w:szCs w:val="24"/>
        </w:rPr>
        <w:t xml:space="preserve">8. </w:t>
      </w:r>
      <w:r>
        <w:rPr>
          <w:rFonts w:ascii="Times New Roman" w:cs="Times New Roman"/>
          <w:sz w:val="24"/>
          <w:szCs w:val="24"/>
        </w:rPr>
        <w:t>TGA</w:t>
      </w:r>
      <w:r w:rsidRPr="0025331B">
        <w:rPr>
          <w:rFonts w:ascii="Times New Roman" w:hint="eastAsia"/>
          <w:sz w:val="24"/>
          <w:szCs w:val="24"/>
        </w:rPr>
        <w:t>实验需要的样品量大约是</w:t>
      </w:r>
      <w:r w:rsidRPr="0025331B">
        <w:rPr>
          <w:rFonts w:ascii="Times New Roman" w:cs="Times New Roman"/>
          <w:sz w:val="24"/>
          <w:szCs w:val="24"/>
          <w:u w:val="single"/>
        </w:rPr>
        <w:t xml:space="preserve">   </w:t>
      </w:r>
      <w:r w:rsidR="00E6388E">
        <w:rPr>
          <w:rFonts w:ascii="Times New Roman" w:cs="Times New Roman" w:hint="eastAsia"/>
          <w:sz w:val="24"/>
          <w:szCs w:val="24"/>
          <w:u w:val="single"/>
        </w:rPr>
        <w:t>D</w:t>
      </w:r>
      <w:r>
        <w:rPr>
          <w:rFonts w:ascii="Times New Roman" w:cs="Times New Roman"/>
          <w:sz w:val="24"/>
          <w:szCs w:val="24"/>
          <w:u w:val="single"/>
        </w:rPr>
        <w:t xml:space="preserve">  </w:t>
      </w:r>
      <w:r w:rsidRPr="0025331B">
        <w:rPr>
          <w:rFonts w:ascii="Times New Roman" w:cs="Times New Roman"/>
          <w:sz w:val="24"/>
          <w:szCs w:val="24"/>
          <w:u w:val="single"/>
        </w:rPr>
        <w:t xml:space="preserve">   </w:t>
      </w:r>
      <w:r w:rsidRPr="0025331B">
        <w:rPr>
          <w:rFonts w:ascii="Times New Roman" w:hint="eastAsia"/>
          <w:sz w:val="24"/>
          <w:szCs w:val="24"/>
        </w:rPr>
        <w:t>。</w:t>
      </w:r>
    </w:p>
    <w:p w:rsidR="00A711CD" w:rsidRPr="00F55DB1" w:rsidRDefault="00A711CD" w:rsidP="00877F0D">
      <w:pPr>
        <w:spacing w:line="336" w:lineRule="auto"/>
        <w:rPr>
          <w:rFonts w:ascii="Times New Roman" w:cs="Times New Roman"/>
          <w:sz w:val="24"/>
          <w:szCs w:val="24"/>
        </w:rPr>
      </w:pPr>
      <w:r w:rsidRPr="0025331B">
        <w:rPr>
          <w:rFonts w:ascii="Times New Roman" w:cs="Times New Roman"/>
          <w:sz w:val="24"/>
          <w:szCs w:val="24"/>
        </w:rPr>
        <w:t xml:space="preserve">   </w:t>
      </w:r>
      <w:r w:rsidRPr="00F55DB1">
        <w:rPr>
          <w:rFonts w:ascii="Times New Roman" w:cs="Times New Roman"/>
          <w:sz w:val="24"/>
          <w:szCs w:val="24"/>
        </w:rPr>
        <w:t>A</w:t>
      </w:r>
      <w:r w:rsidRPr="00F55DB1">
        <w:rPr>
          <w:rFonts w:ascii="Times New Roman" w:hint="eastAsia"/>
          <w:sz w:val="24"/>
          <w:szCs w:val="24"/>
        </w:rPr>
        <w:t>．</w:t>
      </w:r>
      <w:r w:rsidRPr="00F55DB1">
        <w:rPr>
          <w:rFonts w:ascii="Times New Roman" w:cs="Times New Roman"/>
          <w:sz w:val="24"/>
          <w:szCs w:val="24"/>
        </w:rPr>
        <w:t>5</w:t>
      </w:r>
      <w:r>
        <w:rPr>
          <w:rFonts w:ascii="Times New Roman" w:cs="Times New Roman"/>
          <w:sz w:val="24"/>
          <w:szCs w:val="24"/>
        </w:rPr>
        <w:t>~</w:t>
      </w:r>
      <w:smartTag w:uri="urn:schemas-microsoft-com:office:smarttags" w:element="chmetcnv">
        <w:smartTagPr>
          <w:attr w:name="UnitName" w:val="g"/>
          <w:attr w:name="SourceValue" w:val="10"/>
          <w:attr w:name="HasSpace" w:val="False"/>
          <w:attr w:name="Negative" w:val="False"/>
          <w:attr w:name="NumberType" w:val="1"/>
          <w:attr w:name="TCSC" w:val="0"/>
        </w:smartTagPr>
        <w:r w:rsidRPr="00F55DB1">
          <w:rPr>
            <w:rFonts w:ascii="Times New Roman" w:cs="Times New Roman"/>
            <w:sz w:val="24"/>
            <w:szCs w:val="24"/>
          </w:rPr>
          <w:t>10g</w:t>
        </w:r>
      </w:smartTag>
      <w:r w:rsidRPr="00F55DB1">
        <w:rPr>
          <w:rFonts w:ascii="Times New Roman" w:cs="Times New Roman"/>
          <w:sz w:val="24"/>
          <w:szCs w:val="24"/>
        </w:rPr>
        <w:t xml:space="preserve">   </w:t>
      </w:r>
      <w:r w:rsidRPr="00F55DB1">
        <w:rPr>
          <w:rFonts w:ascii="Times New Roman" w:cs="Times New Roman"/>
          <w:sz w:val="24"/>
          <w:szCs w:val="24"/>
        </w:rPr>
        <w:tab/>
        <w:t>B. 1</w:t>
      </w:r>
      <w:r>
        <w:rPr>
          <w:rFonts w:ascii="Times New Roman" w:cs="Times New Roman"/>
          <w:sz w:val="24"/>
          <w:szCs w:val="24"/>
        </w:rPr>
        <w:t>~</w:t>
      </w:r>
      <w:smartTag w:uri="urn:schemas-microsoft-com:office:smarttags" w:element="chmetcnv">
        <w:smartTagPr>
          <w:attr w:name="UnitName" w:val="g"/>
          <w:attr w:name="SourceValue" w:val="5"/>
          <w:attr w:name="HasSpace" w:val="False"/>
          <w:attr w:name="Negative" w:val="False"/>
          <w:attr w:name="NumberType" w:val="1"/>
          <w:attr w:name="TCSC" w:val="0"/>
        </w:smartTagPr>
        <w:r w:rsidRPr="00F55DB1">
          <w:rPr>
            <w:rFonts w:ascii="Times New Roman" w:cs="Times New Roman"/>
            <w:sz w:val="24"/>
            <w:szCs w:val="24"/>
          </w:rPr>
          <w:t>5g</w:t>
        </w:r>
      </w:smartTag>
      <w:r w:rsidRPr="00F55DB1">
        <w:rPr>
          <w:rFonts w:ascii="Times New Roman" w:cs="Times New Roman"/>
          <w:sz w:val="24"/>
          <w:szCs w:val="24"/>
        </w:rPr>
        <w:t xml:space="preserve">    </w:t>
      </w:r>
      <w:r w:rsidRPr="00F55DB1">
        <w:rPr>
          <w:rFonts w:ascii="Times New Roman" w:cs="Times New Roman"/>
          <w:sz w:val="24"/>
          <w:szCs w:val="24"/>
        </w:rPr>
        <w:tab/>
      </w:r>
      <w:r w:rsidRPr="00F55DB1">
        <w:rPr>
          <w:rFonts w:ascii="Times New Roman" w:cs="Times New Roman"/>
          <w:sz w:val="24"/>
          <w:szCs w:val="24"/>
        </w:rPr>
        <w:tab/>
        <w:t>C. 0.5</w:t>
      </w:r>
      <w:r>
        <w:rPr>
          <w:rFonts w:ascii="Times New Roman" w:cs="Times New Roman"/>
          <w:sz w:val="24"/>
          <w:szCs w:val="24"/>
        </w:rPr>
        <w:t>~</w:t>
      </w:r>
      <w:smartTag w:uri="urn:schemas-microsoft-com:office:smarttags" w:element="chmetcnv">
        <w:smartTagPr>
          <w:attr w:name="UnitName" w:val="g"/>
          <w:attr w:name="SourceValue" w:val="1"/>
          <w:attr w:name="HasSpace" w:val="True"/>
          <w:attr w:name="Negative" w:val="False"/>
          <w:attr w:name="NumberType" w:val="1"/>
          <w:attr w:name="TCSC" w:val="0"/>
        </w:smartTagPr>
        <w:r w:rsidRPr="00F55DB1">
          <w:rPr>
            <w:rFonts w:ascii="Times New Roman" w:cs="Times New Roman"/>
            <w:sz w:val="24"/>
            <w:szCs w:val="24"/>
          </w:rPr>
          <w:t>1 g</w:t>
        </w:r>
      </w:smartTag>
      <w:r w:rsidRPr="00F55DB1">
        <w:rPr>
          <w:rFonts w:ascii="Times New Roman" w:cs="Times New Roman"/>
          <w:sz w:val="24"/>
          <w:szCs w:val="24"/>
        </w:rPr>
        <w:t xml:space="preserve">   </w:t>
      </w:r>
      <w:r w:rsidRPr="00F55DB1">
        <w:rPr>
          <w:rFonts w:ascii="Times New Roman" w:cs="Times New Roman"/>
          <w:sz w:val="24"/>
          <w:szCs w:val="24"/>
        </w:rPr>
        <w:tab/>
      </w:r>
      <w:r w:rsidRPr="00F55DB1">
        <w:rPr>
          <w:rFonts w:ascii="Times New Roman" w:cs="Times New Roman"/>
          <w:sz w:val="24"/>
          <w:szCs w:val="24"/>
        </w:rPr>
        <w:tab/>
        <w:t>D. 0.005</w:t>
      </w:r>
      <w:r>
        <w:rPr>
          <w:rFonts w:ascii="Times New Roman" w:cs="Times New Roman"/>
          <w:sz w:val="24"/>
          <w:szCs w:val="24"/>
        </w:rPr>
        <w:t>~</w:t>
      </w:r>
      <w:smartTag w:uri="urn:schemas-microsoft-com:office:smarttags" w:element="chmetcnv">
        <w:smartTagPr>
          <w:attr w:name="UnitName" w:val="g"/>
          <w:attr w:name="SourceValue" w:val=".01"/>
          <w:attr w:name="HasSpace" w:val="False"/>
          <w:attr w:name="Negative" w:val="False"/>
          <w:attr w:name="NumberType" w:val="1"/>
          <w:attr w:name="TCSC" w:val="0"/>
        </w:smartTagPr>
        <w:r>
          <w:rPr>
            <w:rFonts w:ascii="Times New Roman" w:cs="Times New Roman"/>
            <w:sz w:val="24"/>
            <w:szCs w:val="24"/>
          </w:rPr>
          <w:t>0.</w:t>
        </w:r>
        <w:r w:rsidRPr="00F55DB1">
          <w:rPr>
            <w:rFonts w:ascii="Times New Roman" w:cs="Times New Roman"/>
            <w:sz w:val="24"/>
            <w:szCs w:val="24"/>
          </w:rPr>
          <w:t>01g</w:t>
        </w:r>
      </w:smartTag>
    </w:p>
    <w:p w:rsidR="00A711CD" w:rsidRPr="0025331B" w:rsidRDefault="00A711CD" w:rsidP="00877F0D">
      <w:pPr>
        <w:spacing w:line="336" w:lineRule="auto"/>
        <w:rPr>
          <w:rFonts w:ascii="Times New Roman" w:cs="Times New Roman"/>
          <w:sz w:val="24"/>
          <w:szCs w:val="24"/>
        </w:rPr>
      </w:pPr>
      <w:r w:rsidRPr="0025331B">
        <w:rPr>
          <w:rFonts w:ascii="Times New Roman" w:cs="Times New Roman"/>
          <w:sz w:val="24"/>
          <w:szCs w:val="24"/>
        </w:rPr>
        <w:t xml:space="preserve">9. </w:t>
      </w:r>
      <w:r>
        <w:rPr>
          <w:rFonts w:hint="eastAsia"/>
          <w:sz w:val="24"/>
          <w:szCs w:val="24"/>
        </w:rPr>
        <w:t>红外光谱中吸光度（</w:t>
      </w:r>
      <w:r w:rsidRPr="00B928EC">
        <w:rPr>
          <w:i/>
          <w:iCs/>
          <w:sz w:val="24"/>
          <w:szCs w:val="24"/>
        </w:rPr>
        <w:t>A</w:t>
      </w:r>
      <w:r>
        <w:rPr>
          <w:rFonts w:hint="eastAsia"/>
          <w:sz w:val="24"/>
          <w:szCs w:val="24"/>
        </w:rPr>
        <w:t>）与透过率（</w:t>
      </w:r>
      <w:r w:rsidRPr="00B928EC">
        <w:rPr>
          <w:i/>
          <w:iCs/>
          <w:sz w:val="24"/>
          <w:szCs w:val="24"/>
        </w:rPr>
        <w:t>T</w:t>
      </w:r>
      <w:r>
        <w:rPr>
          <w:rFonts w:hint="eastAsia"/>
          <w:sz w:val="24"/>
          <w:szCs w:val="24"/>
        </w:rPr>
        <w:t>）的表达式为</w:t>
      </w:r>
      <w:r w:rsidRPr="0025331B">
        <w:rPr>
          <w:rFonts w:ascii="Times New Roman" w:cs="Times New Roman"/>
          <w:sz w:val="24"/>
          <w:szCs w:val="24"/>
          <w:u w:val="single"/>
        </w:rPr>
        <w:t xml:space="preserve">    </w:t>
      </w:r>
      <w:r w:rsidR="00A22E23">
        <w:rPr>
          <w:rFonts w:ascii="Times New Roman" w:cs="Times New Roman" w:hint="eastAsia"/>
          <w:sz w:val="24"/>
          <w:szCs w:val="24"/>
          <w:u w:val="single"/>
        </w:rPr>
        <w:t>D</w:t>
      </w:r>
      <w:r>
        <w:rPr>
          <w:rFonts w:ascii="Times New Roman" w:cs="Times New Roman"/>
          <w:sz w:val="24"/>
          <w:szCs w:val="24"/>
          <w:u w:val="single"/>
        </w:rPr>
        <w:t xml:space="preserve">     </w:t>
      </w:r>
    </w:p>
    <w:p w:rsidR="00A711CD" w:rsidRPr="0025331B" w:rsidRDefault="00A711CD" w:rsidP="00B70AE1">
      <w:pPr>
        <w:spacing w:line="336" w:lineRule="auto"/>
        <w:rPr>
          <w:rFonts w:ascii="Times New Roman" w:cs="Times New Roman"/>
          <w:sz w:val="24"/>
          <w:szCs w:val="24"/>
        </w:rPr>
      </w:pPr>
      <w:r w:rsidRPr="0025331B">
        <w:rPr>
          <w:rFonts w:ascii="Times New Roman" w:cs="Times New Roman"/>
          <w:sz w:val="24"/>
          <w:szCs w:val="24"/>
        </w:rPr>
        <w:t xml:space="preserve">   A</w:t>
      </w:r>
      <w:r w:rsidRPr="0025331B">
        <w:rPr>
          <w:rFonts w:hint="eastAsia"/>
        </w:rPr>
        <w:t>．</w:t>
      </w:r>
      <w:r w:rsidRPr="00B928EC">
        <w:rPr>
          <w:rFonts w:cs="Times New Roman"/>
          <w:position w:val="-10"/>
          <w:sz w:val="24"/>
          <w:szCs w:val="24"/>
        </w:rPr>
        <w:object w:dxaOrig="8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5pt;height:15.4pt" o:ole="">
            <v:imagedata r:id="rId10" o:title=""/>
          </v:shape>
          <o:OLEObject Type="Embed" ProgID="Equation.3" ShapeID="_x0000_i1025" DrawAspect="Content" ObjectID="_1524373700" r:id="rId11"/>
        </w:object>
      </w:r>
      <w:r w:rsidRPr="0025331B">
        <w:rPr>
          <w:rFonts w:ascii="Times New Roman" w:cs="Times New Roman"/>
          <w:sz w:val="24"/>
          <w:szCs w:val="24"/>
        </w:rPr>
        <w:t xml:space="preserve">   </w:t>
      </w:r>
      <w:r w:rsidRPr="0025331B">
        <w:rPr>
          <w:rFonts w:ascii="Times New Roman" w:cs="Times New Roman"/>
          <w:sz w:val="24"/>
          <w:szCs w:val="24"/>
        </w:rPr>
        <w:tab/>
      </w:r>
      <w:r w:rsidRPr="0025331B">
        <w:rPr>
          <w:rFonts w:ascii="Times New Roman" w:cs="Times New Roman"/>
          <w:sz w:val="24"/>
          <w:szCs w:val="24"/>
        </w:rPr>
        <w:tab/>
        <w:t xml:space="preserve">B. </w:t>
      </w:r>
      <w:r w:rsidRPr="00E14E06">
        <w:rPr>
          <w:rFonts w:cs="Times New Roman"/>
          <w:position w:val="-24"/>
          <w:sz w:val="24"/>
          <w:szCs w:val="24"/>
        </w:rPr>
        <w:object w:dxaOrig="660" w:dyaOrig="620">
          <v:shape id="_x0000_i1026" type="#_x0000_t75" style="width:32.9pt;height:30.4pt" o:ole="">
            <v:imagedata r:id="rId12" o:title=""/>
          </v:shape>
          <o:OLEObject Type="Embed" ProgID="Equation.3" ShapeID="_x0000_i1026" DrawAspect="Content" ObjectID="_1524373701" r:id="rId13"/>
        </w:object>
      </w:r>
      <w:r w:rsidRPr="0025331B">
        <w:rPr>
          <w:rFonts w:ascii="Times New Roman" w:cs="Times New Roman"/>
          <w:sz w:val="24"/>
          <w:szCs w:val="24"/>
        </w:rPr>
        <w:t xml:space="preserve"> </w:t>
      </w:r>
      <w:r w:rsidRPr="0025331B">
        <w:rPr>
          <w:rFonts w:ascii="Times New Roman" w:cs="Times New Roman"/>
          <w:sz w:val="24"/>
          <w:szCs w:val="24"/>
        </w:rPr>
        <w:tab/>
      </w:r>
      <w:r w:rsidRPr="0025331B">
        <w:rPr>
          <w:rFonts w:ascii="Times New Roman" w:cs="Times New Roman"/>
          <w:sz w:val="24"/>
          <w:szCs w:val="24"/>
        </w:rPr>
        <w:tab/>
        <w:t>C.</w:t>
      </w:r>
      <w:r w:rsidRPr="00B70AE1">
        <w:rPr>
          <w:position w:val="-24"/>
          <w:sz w:val="24"/>
          <w:szCs w:val="24"/>
        </w:rPr>
        <w:t xml:space="preserve"> </w:t>
      </w:r>
      <w:r w:rsidRPr="00B928EC">
        <w:rPr>
          <w:rFonts w:cs="Times New Roman"/>
          <w:position w:val="-24"/>
          <w:sz w:val="24"/>
          <w:szCs w:val="24"/>
        </w:rPr>
        <w:object w:dxaOrig="880" w:dyaOrig="620">
          <v:shape id="_x0000_i1027" type="#_x0000_t75" style="width:42.85pt;height:30.4pt" o:ole="">
            <v:imagedata r:id="rId14" o:title=""/>
          </v:shape>
          <o:OLEObject Type="Embed" ProgID="Equation.3" ShapeID="_x0000_i1027" DrawAspect="Content" ObjectID="_1524373702" r:id="rId15"/>
        </w:object>
      </w:r>
      <w:r w:rsidRPr="000006A8">
        <w:rPr>
          <w:sz w:val="24"/>
          <w:szCs w:val="24"/>
        </w:rPr>
        <w:t xml:space="preserve"> </w:t>
      </w:r>
      <w:r w:rsidRPr="0025331B">
        <w:rPr>
          <w:rFonts w:ascii="Times New Roman" w:cs="Times New Roman"/>
          <w:sz w:val="24"/>
          <w:szCs w:val="24"/>
        </w:rPr>
        <w:t xml:space="preserve"> </w:t>
      </w:r>
      <w:r w:rsidRPr="0025331B">
        <w:rPr>
          <w:rFonts w:ascii="Times New Roman" w:cs="Times New Roman"/>
          <w:sz w:val="24"/>
          <w:szCs w:val="24"/>
        </w:rPr>
        <w:tab/>
        <w:t>D.</w:t>
      </w:r>
      <w:r w:rsidRPr="000006A8">
        <w:rPr>
          <w:sz w:val="24"/>
          <w:szCs w:val="24"/>
        </w:rPr>
        <w:t xml:space="preserve"> </w:t>
      </w:r>
      <w:r w:rsidRPr="00B928EC">
        <w:rPr>
          <w:rFonts w:cs="Times New Roman"/>
          <w:position w:val="-24"/>
          <w:sz w:val="24"/>
          <w:szCs w:val="24"/>
        </w:rPr>
        <w:object w:dxaOrig="880" w:dyaOrig="620">
          <v:shape id="_x0000_i1028" type="#_x0000_t75" style="width:42.85pt;height:30.4pt" o:ole="">
            <v:imagedata r:id="rId16" o:title=""/>
          </v:shape>
          <o:OLEObject Type="Embed" ProgID="Equation.3" ShapeID="_x0000_i1028" DrawAspect="Content" ObjectID="_1524373703" r:id="rId17"/>
        </w:object>
      </w:r>
    </w:p>
    <w:p w:rsidR="00A711CD" w:rsidRPr="0025331B" w:rsidRDefault="00A711CD" w:rsidP="0045252A">
      <w:pPr>
        <w:spacing w:line="336" w:lineRule="auto"/>
        <w:rPr>
          <w:rFonts w:ascii="Times New Roman" w:cs="Times New Roman"/>
          <w:sz w:val="24"/>
          <w:szCs w:val="24"/>
        </w:rPr>
      </w:pPr>
      <w:r w:rsidRPr="0025331B">
        <w:rPr>
          <w:rFonts w:ascii="Times New Roman" w:cs="Times New Roman"/>
          <w:sz w:val="24"/>
          <w:szCs w:val="24"/>
        </w:rPr>
        <w:t>1</w:t>
      </w:r>
      <w:r>
        <w:rPr>
          <w:rFonts w:ascii="Times New Roman" w:cs="Times New Roman"/>
          <w:sz w:val="24"/>
          <w:szCs w:val="24"/>
        </w:rPr>
        <w:t>0</w:t>
      </w:r>
      <w:r w:rsidRPr="0025331B">
        <w:rPr>
          <w:rFonts w:ascii="Times New Roman" w:cs="Times New Roman"/>
          <w:sz w:val="24"/>
          <w:szCs w:val="24"/>
        </w:rPr>
        <w:t>.</w:t>
      </w:r>
      <w:r>
        <w:rPr>
          <w:rFonts w:ascii="Times New Roman" w:cs="Times New Roman"/>
          <w:sz w:val="24"/>
          <w:szCs w:val="24"/>
        </w:rPr>
        <w:t xml:space="preserve"> </w:t>
      </w:r>
      <w:r w:rsidRPr="0025331B">
        <w:rPr>
          <w:rFonts w:ascii="Times New Roman" w:hint="eastAsia"/>
          <w:sz w:val="24"/>
          <w:szCs w:val="24"/>
        </w:rPr>
        <w:t>红外光谱测试制样中经常使用的载体是</w:t>
      </w:r>
      <w:r w:rsidRPr="0025331B">
        <w:rPr>
          <w:rFonts w:ascii="Times New Roman" w:cs="Times New Roman"/>
          <w:sz w:val="24"/>
          <w:szCs w:val="24"/>
          <w:u w:val="single"/>
        </w:rPr>
        <w:t xml:space="preserve">  </w:t>
      </w:r>
      <w:r w:rsidR="00E6388E">
        <w:rPr>
          <w:rFonts w:ascii="Times New Roman" w:cs="Times New Roman" w:hint="eastAsia"/>
          <w:sz w:val="24"/>
          <w:szCs w:val="24"/>
          <w:u w:val="single"/>
        </w:rPr>
        <w:t>B</w:t>
      </w:r>
      <w:r w:rsidRPr="0025331B">
        <w:rPr>
          <w:rFonts w:ascii="Times New Roman" w:cs="Times New Roman"/>
          <w:sz w:val="24"/>
          <w:szCs w:val="24"/>
          <w:u w:val="single"/>
        </w:rPr>
        <w:t xml:space="preserve">   </w:t>
      </w:r>
      <w:r w:rsidRPr="0025331B">
        <w:rPr>
          <w:rFonts w:ascii="Times New Roman" w:hint="eastAsia"/>
          <w:sz w:val="24"/>
          <w:szCs w:val="24"/>
        </w:rPr>
        <w:t>。</w:t>
      </w:r>
      <w:r w:rsidRPr="0025331B">
        <w:rPr>
          <w:rFonts w:ascii="Times New Roman" w:cs="Times New Roman"/>
          <w:sz w:val="24"/>
          <w:szCs w:val="24"/>
        </w:rPr>
        <w:t xml:space="preserve"> </w:t>
      </w:r>
    </w:p>
    <w:p w:rsidR="00A711CD" w:rsidRPr="00B23676" w:rsidRDefault="00A711CD" w:rsidP="00B70AE1">
      <w:pPr>
        <w:spacing w:line="336" w:lineRule="auto"/>
        <w:rPr>
          <w:rFonts w:cs="Times New Roman"/>
          <w:kern w:val="0"/>
          <w:sz w:val="24"/>
          <w:szCs w:val="24"/>
          <w:lang w:val="zh-CN"/>
        </w:rPr>
      </w:pPr>
      <w:r w:rsidRPr="0025331B">
        <w:rPr>
          <w:rFonts w:ascii="Times New Roman" w:cs="Times New Roman"/>
          <w:sz w:val="24"/>
          <w:szCs w:val="24"/>
        </w:rPr>
        <w:t xml:space="preserve">A. </w:t>
      </w:r>
      <w:r>
        <w:rPr>
          <w:rFonts w:ascii="Times New Roman" w:hint="eastAsia"/>
          <w:sz w:val="24"/>
          <w:szCs w:val="24"/>
        </w:rPr>
        <w:t>硝酸钠晶体</w:t>
      </w:r>
      <w:r w:rsidRPr="0025331B">
        <w:rPr>
          <w:rFonts w:ascii="Times New Roman" w:cs="Times New Roman"/>
          <w:sz w:val="24"/>
          <w:szCs w:val="24"/>
        </w:rPr>
        <w:t xml:space="preserve">  </w:t>
      </w:r>
      <w:r w:rsidRPr="0025331B">
        <w:rPr>
          <w:rFonts w:ascii="Times New Roman" w:cs="Times New Roman"/>
          <w:sz w:val="24"/>
          <w:szCs w:val="24"/>
        </w:rPr>
        <w:tab/>
        <w:t>B.</w:t>
      </w:r>
      <w:r w:rsidRPr="00D33207">
        <w:rPr>
          <w:rFonts w:ascii="Times New Roman" w:cs="Times New Roman"/>
          <w:sz w:val="24"/>
          <w:szCs w:val="24"/>
        </w:rPr>
        <w:t xml:space="preserve"> </w:t>
      </w:r>
      <w:r w:rsidRPr="0025331B">
        <w:rPr>
          <w:rFonts w:ascii="Times New Roman" w:hint="eastAsia"/>
          <w:sz w:val="24"/>
          <w:szCs w:val="24"/>
        </w:rPr>
        <w:t>溴化钾</w:t>
      </w:r>
      <w:r>
        <w:rPr>
          <w:rFonts w:ascii="Times New Roman" w:hint="eastAsia"/>
          <w:sz w:val="24"/>
          <w:szCs w:val="24"/>
        </w:rPr>
        <w:t>晶体</w:t>
      </w:r>
      <w:r w:rsidRPr="0025331B">
        <w:rPr>
          <w:rFonts w:ascii="Times New Roman" w:cs="Times New Roman"/>
          <w:sz w:val="24"/>
          <w:szCs w:val="24"/>
        </w:rPr>
        <w:t xml:space="preserve"> </w:t>
      </w:r>
      <w:r w:rsidRPr="0025331B">
        <w:rPr>
          <w:rFonts w:ascii="Times New Roman" w:cs="Times New Roman"/>
          <w:sz w:val="24"/>
          <w:szCs w:val="24"/>
        </w:rPr>
        <w:tab/>
        <w:t>C.</w:t>
      </w:r>
      <w:r>
        <w:rPr>
          <w:rFonts w:ascii="Times New Roman" w:hint="eastAsia"/>
          <w:sz w:val="24"/>
          <w:szCs w:val="24"/>
        </w:rPr>
        <w:t>氯化钠</w:t>
      </w:r>
      <w:r w:rsidRPr="0025331B">
        <w:rPr>
          <w:rFonts w:ascii="Times New Roman" w:hint="eastAsia"/>
          <w:sz w:val="24"/>
          <w:szCs w:val="24"/>
        </w:rPr>
        <w:t>晶体</w:t>
      </w:r>
      <w:r w:rsidRPr="0025331B">
        <w:rPr>
          <w:rFonts w:ascii="Times New Roman" w:cs="Times New Roman"/>
          <w:sz w:val="24"/>
          <w:szCs w:val="24"/>
        </w:rPr>
        <w:tab/>
        <w:t>D.</w:t>
      </w:r>
      <w:r w:rsidRPr="0025331B">
        <w:rPr>
          <w:rFonts w:ascii="Times New Roman" w:cs="Times New Roman"/>
          <w:sz w:val="24"/>
          <w:szCs w:val="24"/>
        </w:rPr>
        <w:tab/>
      </w:r>
      <w:r>
        <w:rPr>
          <w:rFonts w:ascii="Times New Roman" w:hint="eastAsia"/>
          <w:sz w:val="24"/>
          <w:szCs w:val="24"/>
        </w:rPr>
        <w:t>硅酸盐晶体</w:t>
      </w:r>
    </w:p>
    <w:p w:rsidR="00A711CD" w:rsidRPr="0025331B" w:rsidRDefault="00A711CD" w:rsidP="00736090">
      <w:pPr>
        <w:spacing w:line="336" w:lineRule="auto"/>
        <w:rPr>
          <w:rFonts w:ascii="Times New Roman" w:cs="Times New Roman"/>
          <w:sz w:val="24"/>
          <w:szCs w:val="24"/>
        </w:rPr>
      </w:pPr>
      <w:r>
        <w:rPr>
          <w:rFonts w:ascii="Times New Roman" w:cs="Times New Roman"/>
          <w:sz w:val="24"/>
          <w:szCs w:val="24"/>
        </w:rPr>
        <w:t xml:space="preserve">11. </w:t>
      </w:r>
      <w:r>
        <w:rPr>
          <w:rFonts w:ascii="Times New Roman" w:hint="eastAsia"/>
          <w:sz w:val="24"/>
          <w:szCs w:val="24"/>
        </w:rPr>
        <w:t>聚合物材料的平衡熔点</w:t>
      </w:r>
      <w:r>
        <w:rPr>
          <w:rFonts w:ascii="Times New Roman" w:cs="Times New Roman"/>
          <w:sz w:val="24"/>
          <w:szCs w:val="24"/>
        </w:rPr>
        <w:t>(</w:t>
      </w:r>
      <w:r w:rsidRPr="00FF79CA">
        <w:rPr>
          <w:rFonts w:ascii="Times New Roman" w:cs="Times New Roman"/>
          <w:i/>
          <w:iCs/>
          <w:sz w:val="24"/>
          <w:szCs w:val="24"/>
        </w:rPr>
        <w:t>T</w:t>
      </w:r>
      <w:r w:rsidRPr="00FF79CA">
        <w:rPr>
          <w:rFonts w:ascii="Times New Roman" w:cs="Times New Roman"/>
          <w:i/>
          <w:iCs/>
          <w:sz w:val="24"/>
          <w:szCs w:val="24"/>
          <w:vertAlign w:val="subscript"/>
        </w:rPr>
        <w:t>m</w:t>
      </w:r>
      <w:r w:rsidRPr="00FF79CA">
        <w:rPr>
          <w:rFonts w:ascii="Times New Roman" w:cs="Times New Roman"/>
          <w:i/>
          <w:iCs/>
          <w:sz w:val="24"/>
          <w:szCs w:val="24"/>
          <w:vertAlign w:val="superscript"/>
        </w:rPr>
        <w:t>0</w:t>
      </w:r>
      <w:r>
        <w:rPr>
          <w:rFonts w:ascii="Times New Roman" w:cs="Times New Roman"/>
          <w:sz w:val="24"/>
          <w:szCs w:val="24"/>
        </w:rPr>
        <w:t>)</w:t>
      </w:r>
      <w:r>
        <w:rPr>
          <w:rFonts w:ascii="Times New Roman" w:hint="eastAsia"/>
          <w:sz w:val="24"/>
          <w:szCs w:val="24"/>
        </w:rPr>
        <w:t>与实际熔点</w:t>
      </w:r>
      <w:r>
        <w:rPr>
          <w:rFonts w:ascii="Times New Roman" w:cs="Times New Roman"/>
          <w:sz w:val="24"/>
          <w:szCs w:val="24"/>
        </w:rPr>
        <w:t>(</w:t>
      </w:r>
      <w:r w:rsidRPr="00FF79CA">
        <w:rPr>
          <w:rFonts w:ascii="Times New Roman" w:cs="Times New Roman"/>
          <w:i/>
          <w:iCs/>
          <w:sz w:val="24"/>
          <w:szCs w:val="24"/>
        </w:rPr>
        <w:t>T</w:t>
      </w:r>
      <w:r w:rsidRPr="00FF79CA">
        <w:rPr>
          <w:rFonts w:ascii="Times New Roman" w:cs="Times New Roman"/>
          <w:i/>
          <w:iCs/>
          <w:sz w:val="24"/>
          <w:szCs w:val="24"/>
          <w:vertAlign w:val="subscript"/>
        </w:rPr>
        <w:t>m</w:t>
      </w:r>
      <w:r>
        <w:rPr>
          <w:rFonts w:ascii="Times New Roman" w:cs="Times New Roman"/>
          <w:sz w:val="24"/>
          <w:szCs w:val="24"/>
        </w:rPr>
        <w:t>)</w:t>
      </w:r>
      <w:r>
        <w:rPr>
          <w:rFonts w:ascii="Times New Roman" w:hint="eastAsia"/>
          <w:sz w:val="24"/>
          <w:szCs w:val="24"/>
        </w:rPr>
        <w:t>之间的关系描述是</w:t>
      </w:r>
      <w:r>
        <w:rPr>
          <w:rFonts w:ascii="Times New Roman" w:cs="Times New Roman"/>
          <w:sz w:val="24"/>
          <w:szCs w:val="24"/>
          <w:u w:val="single"/>
        </w:rPr>
        <w:t xml:space="preserve">   </w:t>
      </w:r>
      <w:r w:rsidR="00E6388E">
        <w:rPr>
          <w:rFonts w:ascii="Times New Roman" w:cs="Times New Roman" w:hint="eastAsia"/>
          <w:sz w:val="24"/>
          <w:szCs w:val="24"/>
          <w:u w:val="single"/>
        </w:rPr>
        <w:t>C</w:t>
      </w:r>
      <w:r>
        <w:rPr>
          <w:rFonts w:ascii="Times New Roman" w:cs="Times New Roman"/>
          <w:sz w:val="24"/>
          <w:szCs w:val="24"/>
          <w:u w:val="single"/>
        </w:rPr>
        <w:t xml:space="preserve"> </w:t>
      </w:r>
      <w:r w:rsidRPr="00B23676">
        <w:rPr>
          <w:rFonts w:ascii="Times New Roman" w:cs="Times New Roman"/>
          <w:sz w:val="24"/>
          <w:szCs w:val="24"/>
          <w:u w:val="single"/>
        </w:rPr>
        <w:t xml:space="preserve">   </w:t>
      </w:r>
      <w:r w:rsidRPr="00B23676">
        <w:rPr>
          <w:rFonts w:hint="eastAsia"/>
          <w:sz w:val="24"/>
          <w:szCs w:val="24"/>
        </w:rPr>
        <w:t>。</w:t>
      </w:r>
    </w:p>
    <w:p w:rsidR="00A711CD" w:rsidRPr="009161A6" w:rsidRDefault="00A711CD" w:rsidP="005E72E6">
      <w:pPr>
        <w:spacing w:line="336" w:lineRule="auto"/>
        <w:rPr>
          <w:rFonts w:ascii="Times New Roman" w:cs="Times New Roman"/>
          <w:kern w:val="0"/>
          <w:sz w:val="24"/>
          <w:szCs w:val="24"/>
        </w:rPr>
      </w:pPr>
      <w:r w:rsidRPr="0079092E">
        <w:rPr>
          <w:rFonts w:ascii="Times New Roman" w:cs="Times New Roman"/>
          <w:sz w:val="24"/>
          <w:szCs w:val="24"/>
        </w:rPr>
        <w:t>A.</w:t>
      </w:r>
      <w:r w:rsidRPr="009161A6">
        <w:rPr>
          <w:rFonts w:ascii="Times New Roman" w:cs="Times New Roman"/>
          <w:kern w:val="0"/>
          <w:sz w:val="24"/>
          <w:szCs w:val="24"/>
        </w:rPr>
        <w:t xml:space="preserve">     </w:t>
      </w:r>
      <w:r w:rsidRPr="00FF79CA">
        <w:rPr>
          <w:rFonts w:ascii="Times New Roman" w:cs="Times New Roman"/>
          <w:i/>
          <w:iCs/>
          <w:sz w:val="24"/>
          <w:szCs w:val="24"/>
        </w:rPr>
        <w:t>T</w:t>
      </w:r>
      <w:r w:rsidRPr="00FF79CA">
        <w:rPr>
          <w:rFonts w:ascii="Times New Roman" w:cs="Times New Roman"/>
          <w:i/>
          <w:iCs/>
          <w:sz w:val="24"/>
          <w:szCs w:val="24"/>
          <w:vertAlign w:val="subscript"/>
        </w:rPr>
        <w:t>m</w:t>
      </w:r>
      <w:r w:rsidRPr="00FF79CA">
        <w:rPr>
          <w:rFonts w:ascii="Times New Roman" w:cs="Times New Roman"/>
          <w:i/>
          <w:iCs/>
          <w:sz w:val="24"/>
          <w:szCs w:val="24"/>
          <w:vertAlign w:val="superscript"/>
        </w:rPr>
        <w:t>0</w:t>
      </w:r>
      <w:r w:rsidRPr="00FF79CA">
        <w:rPr>
          <w:rFonts w:hAnsi="宋体" w:hint="eastAsia"/>
          <w:sz w:val="24"/>
          <w:szCs w:val="24"/>
        </w:rPr>
        <w:t>≤</w:t>
      </w:r>
      <w:r w:rsidRPr="00FF79CA">
        <w:rPr>
          <w:rFonts w:ascii="Times New Roman" w:cs="Times New Roman"/>
          <w:i/>
          <w:iCs/>
          <w:sz w:val="24"/>
          <w:szCs w:val="24"/>
        </w:rPr>
        <w:t>T</w:t>
      </w:r>
      <w:r w:rsidRPr="00FF79CA">
        <w:rPr>
          <w:rFonts w:ascii="Times New Roman" w:cs="Times New Roman"/>
          <w:i/>
          <w:iCs/>
          <w:sz w:val="24"/>
          <w:szCs w:val="24"/>
          <w:vertAlign w:val="subscript"/>
        </w:rPr>
        <w:t>m</w:t>
      </w:r>
      <w:r w:rsidRPr="009161A6">
        <w:rPr>
          <w:rFonts w:ascii="Times New Roman" w:cs="Times New Roman"/>
          <w:kern w:val="0"/>
          <w:sz w:val="24"/>
          <w:szCs w:val="24"/>
        </w:rPr>
        <w:t xml:space="preserve">     B.   </w:t>
      </w:r>
      <w:r w:rsidRPr="00FF79CA">
        <w:rPr>
          <w:rFonts w:ascii="Times New Roman" w:cs="Times New Roman"/>
          <w:i/>
          <w:iCs/>
          <w:sz w:val="24"/>
          <w:szCs w:val="24"/>
        </w:rPr>
        <w:t>T</w:t>
      </w:r>
      <w:r w:rsidRPr="00FF79CA">
        <w:rPr>
          <w:rFonts w:ascii="Times New Roman" w:cs="Times New Roman"/>
          <w:i/>
          <w:iCs/>
          <w:sz w:val="24"/>
          <w:szCs w:val="24"/>
          <w:vertAlign w:val="subscript"/>
        </w:rPr>
        <w:t>m</w:t>
      </w:r>
      <w:r w:rsidRPr="00FF79CA">
        <w:rPr>
          <w:rFonts w:ascii="Times New Roman" w:cs="Times New Roman"/>
          <w:i/>
          <w:iCs/>
          <w:sz w:val="24"/>
          <w:szCs w:val="24"/>
          <w:vertAlign w:val="superscript"/>
        </w:rPr>
        <w:t>0</w:t>
      </w:r>
      <w:r>
        <w:rPr>
          <w:rFonts w:hAnsi="宋体"/>
          <w:sz w:val="24"/>
          <w:szCs w:val="24"/>
        </w:rPr>
        <w:t>=</w:t>
      </w:r>
      <w:r w:rsidRPr="00FF79CA">
        <w:rPr>
          <w:rFonts w:ascii="Times New Roman" w:cs="Times New Roman"/>
          <w:i/>
          <w:iCs/>
          <w:sz w:val="24"/>
          <w:szCs w:val="24"/>
        </w:rPr>
        <w:t>T</w:t>
      </w:r>
      <w:r w:rsidRPr="00FF79CA">
        <w:rPr>
          <w:rFonts w:ascii="Times New Roman" w:cs="Times New Roman"/>
          <w:i/>
          <w:iCs/>
          <w:sz w:val="24"/>
          <w:szCs w:val="24"/>
          <w:vertAlign w:val="subscript"/>
        </w:rPr>
        <w:t>m</w:t>
      </w:r>
      <w:r w:rsidRPr="009161A6">
        <w:rPr>
          <w:rFonts w:ascii="Times New Roman" w:cs="Times New Roman"/>
          <w:kern w:val="0"/>
          <w:sz w:val="24"/>
          <w:szCs w:val="24"/>
        </w:rPr>
        <w:t xml:space="preserve">    C. </w:t>
      </w:r>
      <w:r w:rsidRPr="00FF79CA">
        <w:rPr>
          <w:rFonts w:ascii="Times New Roman" w:cs="Times New Roman"/>
          <w:i/>
          <w:iCs/>
          <w:sz w:val="24"/>
          <w:szCs w:val="24"/>
        </w:rPr>
        <w:t>T</w:t>
      </w:r>
      <w:r w:rsidRPr="00FF79CA">
        <w:rPr>
          <w:rFonts w:ascii="Times New Roman" w:cs="Times New Roman"/>
          <w:i/>
          <w:iCs/>
          <w:sz w:val="24"/>
          <w:szCs w:val="24"/>
          <w:vertAlign w:val="subscript"/>
        </w:rPr>
        <w:t>m</w:t>
      </w:r>
      <w:r w:rsidRPr="00FF79CA">
        <w:rPr>
          <w:rFonts w:ascii="Times New Roman" w:cs="Times New Roman"/>
          <w:i/>
          <w:iCs/>
          <w:sz w:val="24"/>
          <w:szCs w:val="24"/>
          <w:vertAlign w:val="superscript"/>
        </w:rPr>
        <w:t>0</w:t>
      </w:r>
      <w:r>
        <w:rPr>
          <w:rFonts w:ascii="楷体_GB2312" w:eastAsia="楷体_GB2312" w:hAnsi="宋体" w:cs="楷体_GB2312" w:hint="eastAsia"/>
          <w:sz w:val="24"/>
          <w:szCs w:val="24"/>
        </w:rPr>
        <w:t>≥</w:t>
      </w:r>
      <w:r w:rsidRPr="00FF79CA">
        <w:rPr>
          <w:rFonts w:ascii="Times New Roman" w:cs="Times New Roman"/>
          <w:i/>
          <w:iCs/>
          <w:sz w:val="24"/>
          <w:szCs w:val="24"/>
        </w:rPr>
        <w:t>T</w:t>
      </w:r>
      <w:r w:rsidRPr="00FF79CA">
        <w:rPr>
          <w:rFonts w:ascii="Times New Roman" w:cs="Times New Roman"/>
          <w:i/>
          <w:iCs/>
          <w:sz w:val="24"/>
          <w:szCs w:val="24"/>
          <w:vertAlign w:val="subscript"/>
        </w:rPr>
        <w:t>m</w:t>
      </w:r>
      <w:r>
        <w:rPr>
          <w:rFonts w:ascii="Times New Roman" w:cs="Times New Roman"/>
          <w:kern w:val="0"/>
          <w:sz w:val="24"/>
          <w:szCs w:val="24"/>
        </w:rPr>
        <w:t xml:space="preserve">   </w:t>
      </w:r>
      <w:r w:rsidRPr="009161A6">
        <w:rPr>
          <w:rFonts w:ascii="Times New Roman" w:cs="Times New Roman"/>
          <w:kern w:val="0"/>
          <w:sz w:val="24"/>
          <w:szCs w:val="24"/>
        </w:rPr>
        <w:t xml:space="preserve"> D. </w:t>
      </w:r>
      <w:r w:rsidRPr="00FF79CA">
        <w:rPr>
          <w:rFonts w:ascii="Times New Roman" w:cs="Times New Roman"/>
          <w:i/>
          <w:iCs/>
          <w:sz w:val="24"/>
          <w:szCs w:val="24"/>
        </w:rPr>
        <w:t>T</w:t>
      </w:r>
      <w:r w:rsidRPr="00FF79CA">
        <w:rPr>
          <w:rFonts w:ascii="Times New Roman" w:cs="Times New Roman"/>
          <w:i/>
          <w:iCs/>
          <w:sz w:val="24"/>
          <w:szCs w:val="24"/>
          <w:vertAlign w:val="subscript"/>
        </w:rPr>
        <w:t>m</w:t>
      </w:r>
      <w:r w:rsidRPr="00FF79CA">
        <w:rPr>
          <w:rFonts w:ascii="Times New Roman" w:cs="Times New Roman"/>
          <w:i/>
          <w:iCs/>
          <w:sz w:val="24"/>
          <w:szCs w:val="24"/>
          <w:vertAlign w:val="superscript"/>
        </w:rPr>
        <w:t>0</w:t>
      </w:r>
      <w:r>
        <w:rPr>
          <w:rFonts w:ascii="楷体_GB2312" w:eastAsia="楷体_GB2312" w:hAnsi="宋体" w:cs="楷体_GB2312"/>
          <w:sz w:val="24"/>
          <w:szCs w:val="24"/>
        </w:rPr>
        <w:t>=</w:t>
      </w:r>
      <w:r w:rsidRPr="00FF79CA">
        <w:rPr>
          <w:rFonts w:ascii="Times New Roman" w:cs="Times New Roman"/>
          <w:i/>
          <w:iCs/>
          <w:sz w:val="24"/>
          <w:szCs w:val="24"/>
        </w:rPr>
        <w:t>T</w:t>
      </w:r>
      <w:r w:rsidRPr="00FF79CA">
        <w:rPr>
          <w:rFonts w:ascii="Times New Roman" w:cs="Times New Roman"/>
          <w:i/>
          <w:iCs/>
          <w:sz w:val="24"/>
          <w:szCs w:val="24"/>
          <w:vertAlign w:val="subscript"/>
        </w:rPr>
        <w:t>m</w:t>
      </w:r>
      <w:r w:rsidRPr="00FF79CA">
        <w:rPr>
          <w:rFonts w:ascii="Times New Roman" w:cs="Times New Roman"/>
          <w:sz w:val="24"/>
          <w:szCs w:val="24"/>
        </w:rPr>
        <w:t>-</w:t>
      </w:r>
      <w:r>
        <w:rPr>
          <w:rFonts w:ascii="Times New Roman" w:cs="Times New Roman"/>
          <w:sz w:val="24"/>
          <w:szCs w:val="24"/>
        </w:rPr>
        <w:t>20</w:t>
      </w:r>
    </w:p>
    <w:p w:rsidR="00A711CD" w:rsidRPr="0079092E" w:rsidRDefault="00A711CD" w:rsidP="005E72E6">
      <w:pPr>
        <w:spacing w:line="336" w:lineRule="auto"/>
        <w:rPr>
          <w:rFonts w:ascii="Times New Roman" w:cs="Times New Roman"/>
          <w:sz w:val="24"/>
          <w:szCs w:val="24"/>
        </w:rPr>
      </w:pPr>
      <w:r w:rsidRPr="0079092E">
        <w:rPr>
          <w:rFonts w:ascii="Times New Roman" w:cs="Times New Roman"/>
          <w:sz w:val="24"/>
          <w:szCs w:val="24"/>
        </w:rPr>
        <w:t xml:space="preserve">12. </w:t>
      </w:r>
      <w:r w:rsidRPr="0079092E">
        <w:rPr>
          <w:rFonts w:ascii="Times New Roman" w:hint="eastAsia"/>
          <w:sz w:val="24"/>
          <w:szCs w:val="24"/>
        </w:rPr>
        <w:t>结晶聚合物的结晶度测量方法有</w:t>
      </w:r>
      <w:r w:rsidRPr="0079092E">
        <w:rPr>
          <w:rFonts w:ascii="Times New Roman" w:cs="Times New Roman"/>
          <w:sz w:val="24"/>
          <w:szCs w:val="24"/>
          <w:u w:val="single"/>
        </w:rPr>
        <w:t xml:space="preserve">   </w:t>
      </w:r>
      <w:r>
        <w:rPr>
          <w:rFonts w:ascii="Times New Roman" w:cs="Times New Roman"/>
          <w:sz w:val="24"/>
          <w:szCs w:val="24"/>
          <w:u w:val="single"/>
        </w:rPr>
        <w:t xml:space="preserve"> </w:t>
      </w:r>
      <w:r w:rsidR="00E6388E">
        <w:rPr>
          <w:rFonts w:ascii="Times New Roman" w:cs="Times New Roman" w:hint="eastAsia"/>
          <w:sz w:val="24"/>
          <w:szCs w:val="24"/>
          <w:u w:val="single"/>
        </w:rPr>
        <w:t>A  D</w:t>
      </w:r>
      <w:r>
        <w:rPr>
          <w:rFonts w:ascii="Times New Roman" w:cs="Times New Roman"/>
          <w:sz w:val="24"/>
          <w:szCs w:val="24"/>
          <w:u w:val="single"/>
        </w:rPr>
        <w:t xml:space="preserve">    </w:t>
      </w:r>
      <w:r w:rsidRPr="0079092E">
        <w:rPr>
          <w:rFonts w:ascii="Times New Roman" w:cs="Times New Roman"/>
          <w:sz w:val="24"/>
          <w:szCs w:val="24"/>
          <w:u w:val="single"/>
        </w:rPr>
        <w:t xml:space="preserve">   </w:t>
      </w:r>
      <w:r w:rsidRPr="0079092E">
        <w:rPr>
          <w:rFonts w:ascii="Times New Roman" w:hint="eastAsia"/>
          <w:sz w:val="24"/>
          <w:szCs w:val="24"/>
        </w:rPr>
        <w:t>。</w:t>
      </w:r>
    </w:p>
    <w:p w:rsidR="00A711CD" w:rsidRPr="0079092E" w:rsidRDefault="00A711CD" w:rsidP="005E72E6">
      <w:pPr>
        <w:spacing w:line="336" w:lineRule="auto"/>
        <w:rPr>
          <w:rFonts w:ascii="Times New Roman" w:cs="Times New Roman"/>
          <w:kern w:val="0"/>
          <w:sz w:val="24"/>
          <w:szCs w:val="24"/>
          <w:lang w:val="zh-CN"/>
        </w:rPr>
      </w:pPr>
      <w:r w:rsidRPr="0079092E">
        <w:rPr>
          <w:rFonts w:ascii="Times New Roman" w:cs="Times New Roman"/>
          <w:sz w:val="24"/>
          <w:szCs w:val="24"/>
        </w:rPr>
        <w:t>A.</w:t>
      </w:r>
      <w:r w:rsidRPr="0079092E">
        <w:rPr>
          <w:rFonts w:ascii="Times New Roman" w:cs="Times New Roman"/>
          <w:kern w:val="0"/>
          <w:sz w:val="24"/>
          <w:szCs w:val="24"/>
          <w:lang w:val="zh-CN"/>
        </w:rPr>
        <w:t xml:space="preserve"> </w:t>
      </w:r>
      <w:r>
        <w:rPr>
          <w:rFonts w:ascii="Times New Roman" w:cs="Times New Roman"/>
          <w:kern w:val="0"/>
          <w:sz w:val="24"/>
          <w:szCs w:val="24"/>
          <w:lang w:val="zh-CN"/>
        </w:rPr>
        <w:t xml:space="preserve">    </w:t>
      </w:r>
      <w:r w:rsidRPr="0079092E">
        <w:rPr>
          <w:rFonts w:ascii="Times New Roman" w:cs="Times New Roman"/>
          <w:kern w:val="0"/>
          <w:sz w:val="24"/>
          <w:szCs w:val="24"/>
          <w:lang w:val="zh-CN"/>
        </w:rPr>
        <w:t>XRD     B.   GPC     C.</w:t>
      </w:r>
      <w:r w:rsidRPr="0079092E">
        <w:rPr>
          <w:rFonts w:ascii="Times New Roman" w:hint="eastAsia"/>
          <w:kern w:val="0"/>
          <w:sz w:val="24"/>
          <w:szCs w:val="24"/>
          <w:lang w:val="zh-CN"/>
        </w:rPr>
        <w:t>热台</w:t>
      </w:r>
      <w:r w:rsidRPr="0079092E">
        <w:rPr>
          <w:rFonts w:ascii="Times New Roman" w:cs="Times New Roman"/>
          <w:kern w:val="0"/>
          <w:sz w:val="24"/>
          <w:szCs w:val="24"/>
          <w:lang w:val="zh-CN"/>
        </w:rPr>
        <w:t>-</w:t>
      </w:r>
      <w:r w:rsidRPr="0079092E">
        <w:rPr>
          <w:rFonts w:ascii="Times New Roman" w:hint="eastAsia"/>
          <w:kern w:val="0"/>
          <w:sz w:val="24"/>
          <w:szCs w:val="24"/>
          <w:lang w:val="zh-CN"/>
        </w:rPr>
        <w:t>偏光显微镜</w:t>
      </w:r>
      <w:r w:rsidRPr="0079092E">
        <w:rPr>
          <w:rFonts w:ascii="Times New Roman" w:cs="Times New Roman"/>
          <w:kern w:val="0"/>
          <w:sz w:val="24"/>
          <w:szCs w:val="24"/>
          <w:lang w:val="zh-CN"/>
        </w:rPr>
        <w:t xml:space="preserve">  D. DSC</w:t>
      </w:r>
    </w:p>
    <w:p w:rsidR="00A711CD" w:rsidRDefault="00A711CD" w:rsidP="00157910">
      <w:pPr>
        <w:spacing w:line="336" w:lineRule="auto"/>
        <w:rPr>
          <w:rFonts w:cs="Times New Roman"/>
          <w:sz w:val="24"/>
          <w:szCs w:val="24"/>
        </w:rPr>
      </w:pPr>
      <w:r>
        <w:rPr>
          <w:rFonts w:ascii="Times New Roman" w:cs="Times New Roman"/>
          <w:sz w:val="24"/>
          <w:szCs w:val="24"/>
        </w:rPr>
        <w:t>13.</w:t>
      </w:r>
      <w:r w:rsidRPr="00157910">
        <w:rPr>
          <w:rFonts w:ascii="Times New Roman" w:cs="Times New Roman"/>
          <w:sz w:val="24"/>
          <w:szCs w:val="24"/>
        </w:rPr>
        <w:t xml:space="preserve"> </w:t>
      </w:r>
      <w:r>
        <w:rPr>
          <w:rFonts w:ascii="Times New Roman" w:hint="eastAsia"/>
          <w:sz w:val="24"/>
          <w:szCs w:val="24"/>
        </w:rPr>
        <w:t>聚合物材料中添加增塑剂会导致</w:t>
      </w:r>
      <w:r>
        <w:rPr>
          <w:rFonts w:ascii="Times New Roman" w:cs="Times New Roman"/>
          <w:sz w:val="24"/>
          <w:szCs w:val="24"/>
        </w:rPr>
        <w:t>DMTA</w:t>
      </w:r>
      <w:r>
        <w:rPr>
          <w:rFonts w:ascii="Times New Roman" w:hint="eastAsia"/>
          <w:sz w:val="24"/>
          <w:szCs w:val="24"/>
        </w:rPr>
        <w:t>温度谱曲线中的</w:t>
      </w:r>
      <w:r>
        <w:rPr>
          <w:rFonts w:ascii="Times New Roman" w:cs="Times New Roman"/>
          <w:sz w:val="24"/>
          <w:szCs w:val="24"/>
        </w:rPr>
        <w:t>tgδ</w:t>
      </w:r>
      <w:r w:rsidRPr="0025331B">
        <w:rPr>
          <w:rFonts w:ascii="Times New Roman" w:cs="Times New Roman"/>
          <w:sz w:val="24"/>
          <w:szCs w:val="24"/>
          <w:u w:val="single"/>
        </w:rPr>
        <w:t xml:space="preserve">   </w:t>
      </w:r>
      <w:r w:rsidR="00E6388E">
        <w:rPr>
          <w:rFonts w:ascii="Times New Roman" w:cs="Times New Roman" w:hint="eastAsia"/>
          <w:sz w:val="24"/>
          <w:szCs w:val="24"/>
          <w:u w:val="single"/>
        </w:rPr>
        <w:t>B</w:t>
      </w:r>
      <w:r>
        <w:rPr>
          <w:rFonts w:ascii="Times New Roman" w:cs="Times New Roman"/>
          <w:sz w:val="24"/>
          <w:szCs w:val="24"/>
          <w:u w:val="single"/>
        </w:rPr>
        <w:t xml:space="preserve">    </w:t>
      </w:r>
      <w:r>
        <w:rPr>
          <w:rFonts w:hint="eastAsia"/>
          <w:sz w:val="24"/>
          <w:szCs w:val="24"/>
        </w:rPr>
        <w:t>。</w:t>
      </w:r>
    </w:p>
    <w:p w:rsidR="00A711CD" w:rsidRPr="00361D4A" w:rsidRDefault="00A711CD" w:rsidP="00A10B6F">
      <w:pPr>
        <w:spacing w:line="336" w:lineRule="auto"/>
        <w:ind w:firstLineChars="150" w:firstLine="360"/>
        <w:rPr>
          <w:rFonts w:ascii="Times New Roman" w:cs="Times New Roman"/>
          <w:sz w:val="24"/>
          <w:szCs w:val="24"/>
        </w:rPr>
      </w:pPr>
      <w:r w:rsidRPr="00361D4A">
        <w:rPr>
          <w:rFonts w:ascii="Times New Roman" w:cs="Times New Roman"/>
          <w:sz w:val="24"/>
          <w:szCs w:val="24"/>
        </w:rPr>
        <w:t>A</w:t>
      </w:r>
      <w:r w:rsidRPr="00361D4A">
        <w:rPr>
          <w:rFonts w:ascii="Times New Roman" w:hint="eastAsia"/>
          <w:sz w:val="24"/>
          <w:szCs w:val="24"/>
        </w:rPr>
        <w:t>．</w:t>
      </w:r>
      <w:r>
        <w:rPr>
          <w:rFonts w:ascii="Times New Roman" w:hint="eastAsia"/>
          <w:sz w:val="24"/>
          <w:szCs w:val="24"/>
        </w:rPr>
        <w:t>向高温移动</w:t>
      </w:r>
      <w:r w:rsidRPr="00361D4A">
        <w:rPr>
          <w:rFonts w:ascii="Times New Roman" w:cs="Times New Roman"/>
          <w:sz w:val="24"/>
          <w:szCs w:val="24"/>
        </w:rPr>
        <w:t xml:space="preserve">   B.</w:t>
      </w:r>
      <w:r>
        <w:rPr>
          <w:rFonts w:ascii="Times New Roman" w:hint="eastAsia"/>
          <w:sz w:val="24"/>
          <w:szCs w:val="24"/>
        </w:rPr>
        <w:t>向低温移动</w:t>
      </w:r>
      <w:r w:rsidRPr="00361D4A">
        <w:rPr>
          <w:rFonts w:ascii="Times New Roman" w:cs="Times New Roman"/>
          <w:sz w:val="24"/>
          <w:szCs w:val="24"/>
        </w:rPr>
        <w:t xml:space="preserve">    C. </w:t>
      </w:r>
      <w:r>
        <w:rPr>
          <w:rFonts w:ascii="Times New Roman" w:hint="eastAsia"/>
          <w:sz w:val="24"/>
          <w:szCs w:val="24"/>
        </w:rPr>
        <w:t>向高温，低温同时移动</w:t>
      </w:r>
      <w:r w:rsidRPr="00361D4A">
        <w:rPr>
          <w:rFonts w:ascii="Times New Roman" w:cs="Times New Roman"/>
          <w:sz w:val="24"/>
          <w:szCs w:val="24"/>
        </w:rPr>
        <w:t xml:space="preserve">   D. </w:t>
      </w:r>
      <w:r>
        <w:rPr>
          <w:rFonts w:ascii="Times New Roman" w:hint="eastAsia"/>
          <w:sz w:val="24"/>
          <w:szCs w:val="24"/>
        </w:rPr>
        <w:t>不动</w:t>
      </w:r>
    </w:p>
    <w:p w:rsidR="00A711CD" w:rsidRDefault="00A711CD" w:rsidP="00157910">
      <w:pPr>
        <w:spacing w:line="336" w:lineRule="auto"/>
        <w:rPr>
          <w:rFonts w:cs="Times New Roman"/>
          <w:sz w:val="24"/>
          <w:szCs w:val="24"/>
        </w:rPr>
      </w:pPr>
      <w:r>
        <w:rPr>
          <w:rFonts w:ascii="Times New Roman" w:cs="Times New Roman"/>
          <w:sz w:val="24"/>
          <w:szCs w:val="24"/>
        </w:rPr>
        <w:t xml:space="preserve">14. </w:t>
      </w:r>
      <w:r>
        <w:rPr>
          <w:rFonts w:ascii="Times New Roman" w:hint="eastAsia"/>
          <w:sz w:val="24"/>
          <w:szCs w:val="24"/>
        </w:rPr>
        <w:t>热失重实验中得到</w:t>
      </w:r>
      <w:r>
        <w:rPr>
          <w:rFonts w:ascii="Times New Roman" w:cs="Times New Roman"/>
          <w:sz w:val="24"/>
          <w:szCs w:val="24"/>
        </w:rPr>
        <w:t>DTG</w:t>
      </w:r>
      <w:r>
        <w:rPr>
          <w:rFonts w:ascii="Times New Roman" w:hint="eastAsia"/>
          <w:sz w:val="24"/>
          <w:szCs w:val="24"/>
        </w:rPr>
        <w:t>曲线的峰值代表的是</w:t>
      </w:r>
      <w:r w:rsidRPr="0025331B">
        <w:rPr>
          <w:rFonts w:ascii="Times New Roman" w:cs="Times New Roman"/>
          <w:sz w:val="24"/>
          <w:szCs w:val="24"/>
          <w:u w:val="single"/>
        </w:rPr>
        <w:t xml:space="preserve">    </w:t>
      </w:r>
      <w:r>
        <w:rPr>
          <w:rFonts w:ascii="Times New Roman" w:cs="Times New Roman"/>
          <w:sz w:val="24"/>
          <w:szCs w:val="24"/>
          <w:u w:val="single"/>
        </w:rPr>
        <w:t xml:space="preserve"> </w:t>
      </w:r>
      <w:r w:rsidR="00E6388E">
        <w:rPr>
          <w:rFonts w:ascii="Times New Roman" w:cs="Times New Roman" w:hint="eastAsia"/>
          <w:sz w:val="24"/>
          <w:szCs w:val="24"/>
          <w:u w:val="single"/>
        </w:rPr>
        <w:t>D</w:t>
      </w:r>
      <w:r>
        <w:rPr>
          <w:rFonts w:ascii="Times New Roman" w:cs="Times New Roman"/>
          <w:sz w:val="24"/>
          <w:szCs w:val="24"/>
          <w:u w:val="single"/>
        </w:rPr>
        <w:t xml:space="preserve">   </w:t>
      </w:r>
      <w:r w:rsidRPr="0025331B">
        <w:rPr>
          <w:rFonts w:ascii="Times New Roman" w:cs="Times New Roman"/>
          <w:sz w:val="24"/>
          <w:szCs w:val="24"/>
          <w:u w:val="single"/>
        </w:rPr>
        <w:t xml:space="preserve"> </w:t>
      </w:r>
      <w:r>
        <w:rPr>
          <w:rFonts w:ascii="Times New Roman" w:cs="Times New Roman"/>
          <w:sz w:val="24"/>
          <w:szCs w:val="24"/>
          <w:u w:val="single"/>
        </w:rPr>
        <w:t xml:space="preserve">  </w:t>
      </w:r>
      <w:r w:rsidRPr="007678AB">
        <w:rPr>
          <w:rFonts w:ascii="Times New Roman" w:hint="eastAsia"/>
          <w:sz w:val="24"/>
          <w:szCs w:val="24"/>
        </w:rPr>
        <w:t>的温度</w:t>
      </w:r>
      <w:r>
        <w:rPr>
          <w:rFonts w:hint="eastAsia"/>
          <w:sz w:val="24"/>
          <w:szCs w:val="24"/>
        </w:rPr>
        <w:t>。</w:t>
      </w:r>
    </w:p>
    <w:p w:rsidR="00A711CD" w:rsidRPr="005E72E6" w:rsidRDefault="00A711CD" w:rsidP="00157910">
      <w:pPr>
        <w:spacing w:line="336" w:lineRule="auto"/>
        <w:rPr>
          <w:rFonts w:ascii="Times New Roman" w:cs="Times New Roman"/>
          <w:sz w:val="24"/>
          <w:szCs w:val="24"/>
        </w:rPr>
      </w:pPr>
      <w:r w:rsidRPr="00361D4A">
        <w:rPr>
          <w:rFonts w:ascii="Times New Roman" w:cs="Times New Roman"/>
          <w:sz w:val="24"/>
          <w:szCs w:val="24"/>
        </w:rPr>
        <w:t>A</w:t>
      </w:r>
      <w:r w:rsidRPr="00361D4A">
        <w:rPr>
          <w:rFonts w:ascii="Times New Roman" w:hint="eastAsia"/>
          <w:sz w:val="24"/>
          <w:szCs w:val="24"/>
        </w:rPr>
        <w:t>．</w:t>
      </w:r>
      <w:r>
        <w:rPr>
          <w:rFonts w:ascii="Times New Roman" w:hint="eastAsia"/>
          <w:sz w:val="24"/>
          <w:szCs w:val="24"/>
        </w:rPr>
        <w:t>失重开始</w:t>
      </w:r>
      <w:r w:rsidRPr="00361D4A">
        <w:rPr>
          <w:rFonts w:ascii="Times New Roman" w:cs="Times New Roman"/>
          <w:sz w:val="24"/>
          <w:szCs w:val="24"/>
        </w:rPr>
        <w:t xml:space="preserve">     B.</w:t>
      </w:r>
      <w:r>
        <w:rPr>
          <w:rFonts w:ascii="Times New Roman" w:hint="eastAsia"/>
          <w:sz w:val="24"/>
          <w:szCs w:val="24"/>
        </w:rPr>
        <w:t>失重达到</w:t>
      </w:r>
      <w:r>
        <w:rPr>
          <w:rFonts w:ascii="Times New Roman" w:cs="Times New Roman"/>
          <w:sz w:val="24"/>
          <w:szCs w:val="24"/>
        </w:rPr>
        <w:t>50%</w:t>
      </w:r>
      <w:r w:rsidRPr="00361D4A">
        <w:rPr>
          <w:rFonts w:ascii="Times New Roman" w:cs="Times New Roman"/>
          <w:sz w:val="24"/>
          <w:szCs w:val="24"/>
        </w:rPr>
        <w:t xml:space="preserve">     C. </w:t>
      </w:r>
      <w:r>
        <w:rPr>
          <w:rFonts w:ascii="Times New Roman" w:hint="eastAsia"/>
          <w:sz w:val="24"/>
          <w:szCs w:val="24"/>
        </w:rPr>
        <w:t>失重结束</w:t>
      </w:r>
      <w:r w:rsidRPr="00361D4A">
        <w:rPr>
          <w:rFonts w:ascii="Times New Roman" w:cs="Times New Roman"/>
          <w:sz w:val="24"/>
          <w:szCs w:val="24"/>
        </w:rPr>
        <w:t xml:space="preserve">  D.</w:t>
      </w:r>
      <w:r>
        <w:rPr>
          <w:rFonts w:ascii="Times New Roman" w:hint="eastAsia"/>
          <w:sz w:val="24"/>
          <w:szCs w:val="24"/>
        </w:rPr>
        <w:t>失重速度最快</w:t>
      </w:r>
    </w:p>
    <w:p w:rsidR="00A711CD" w:rsidRPr="0025331B" w:rsidRDefault="00A711CD" w:rsidP="00157910">
      <w:pPr>
        <w:spacing w:line="336" w:lineRule="auto"/>
        <w:rPr>
          <w:rFonts w:ascii="Times New Roman" w:cs="Times New Roman"/>
          <w:sz w:val="24"/>
          <w:szCs w:val="24"/>
        </w:rPr>
      </w:pPr>
      <w:r w:rsidRPr="0025331B">
        <w:rPr>
          <w:rFonts w:ascii="Times New Roman" w:cs="Times New Roman"/>
          <w:sz w:val="24"/>
          <w:szCs w:val="24"/>
        </w:rPr>
        <w:t xml:space="preserve">15. </w:t>
      </w:r>
      <w:r>
        <w:rPr>
          <w:rFonts w:ascii="Times New Roman" w:hint="eastAsia"/>
          <w:sz w:val="24"/>
          <w:szCs w:val="24"/>
        </w:rPr>
        <w:t>丁苯橡胶</w:t>
      </w:r>
      <w:r>
        <w:rPr>
          <w:rFonts w:ascii="Times New Roman" w:cs="Times New Roman"/>
          <w:sz w:val="24"/>
          <w:szCs w:val="24"/>
        </w:rPr>
        <w:t>(SBR)</w:t>
      </w:r>
      <w:r>
        <w:rPr>
          <w:rFonts w:ascii="Times New Roman" w:hint="eastAsia"/>
          <w:sz w:val="24"/>
          <w:szCs w:val="24"/>
        </w:rPr>
        <w:t>的玻璃化转变平台出现在</w:t>
      </w:r>
      <w:r w:rsidRPr="0025331B">
        <w:rPr>
          <w:rFonts w:ascii="Times New Roman" w:cs="Times New Roman"/>
          <w:sz w:val="24"/>
          <w:szCs w:val="24"/>
          <w:u w:val="single"/>
        </w:rPr>
        <w:t xml:space="preserve">  </w:t>
      </w:r>
      <w:r>
        <w:rPr>
          <w:rFonts w:ascii="Times New Roman" w:cs="Times New Roman"/>
          <w:sz w:val="24"/>
          <w:szCs w:val="24"/>
          <w:u w:val="single"/>
        </w:rPr>
        <w:t xml:space="preserve">  </w:t>
      </w:r>
      <w:r w:rsidR="00E6388E">
        <w:rPr>
          <w:rFonts w:ascii="Times New Roman" w:cs="Times New Roman" w:hint="eastAsia"/>
          <w:sz w:val="24"/>
          <w:szCs w:val="24"/>
          <w:u w:val="single"/>
        </w:rPr>
        <w:t>B</w:t>
      </w:r>
      <w:r>
        <w:rPr>
          <w:rFonts w:ascii="Times New Roman" w:cs="Times New Roman"/>
          <w:sz w:val="24"/>
          <w:szCs w:val="24"/>
          <w:u w:val="single"/>
        </w:rPr>
        <w:t xml:space="preserve">    </w:t>
      </w:r>
      <w:r w:rsidRPr="0025331B">
        <w:rPr>
          <w:rFonts w:ascii="Times New Roman" w:cs="Times New Roman"/>
          <w:sz w:val="24"/>
          <w:szCs w:val="24"/>
          <w:u w:val="single"/>
        </w:rPr>
        <w:t xml:space="preserve">  </w:t>
      </w:r>
      <w:r>
        <w:rPr>
          <w:rFonts w:hint="eastAsia"/>
          <w:sz w:val="24"/>
          <w:szCs w:val="24"/>
        </w:rPr>
        <w:t>。</w:t>
      </w:r>
    </w:p>
    <w:p w:rsidR="00A711CD" w:rsidRPr="0025331B" w:rsidRDefault="00A711CD" w:rsidP="00157910">
      <w:pPr>
        <w:spacing w:line="336" w:lineRule="auto"/>
        <w:rPr>
          <w:rFonts w:ascii="Times New Roman" w:cs="Times New Roman"/>
          <w:sz w:val="24"/>
          <w:szCs w:val="24"/>
        </w:rPr>
      </w:pPr>
      <w:r w:rsidRPr="0025331B">
        <w:rPr>
          <w:rFonts w:ascii="Times New Roman" w:cs="Times New Roman"/>
          <w:sz w:val="24"/>
          <w:szCs w:val="24"/>
        </w:rPr>
        <w:t>A</w:t>
      </w:r>
      <w:r w:rsidRPr="0025331B">
        <w:rPr>
          <w:rFonts w:ascii="Times New Roman" w:hint="eastAsia"/>
          <w:sz w:val="24"/>
          <w:szCs w:val="24"/>
        </w:rPr>
        <w:t>．</w:t>
      </w:r>
      <w:r w:rsidRPr="0025331B">
        <w:rPr>
          <w:rFonts w:ascii="Times New Roman" w:cs="Times New Roman"/>
          <w:sz w:val="24"/>
          <w:szCs w:val="24"/>
        </w:rPr>
        <w:t xml:space="preserve"> </w:t>
      </w:r>
      <w:r>
        <w:rPr>
          <w:rFonts w:ascii="Times New Roman" w:cs="Times New Roman"/>
          <w:sz w:val="24"/>
          <w:szCs w:val="24"/>
        </w:rPr>
        <w:t>30~</w:t>
      </w:r>
      <w:smartTag w:uri="urn:schemas-microsoft-com:office:smarttags" w:element="chmetcnv">
        <w:smartTagPr>
          <w:attr w:name="UnitName" w:val="℃"/>
          <w:attr w:name="SourceValue" w:val="60"/>
          <w:attr w:name="HasSpace" w:val="False"/>
          <w:attr w:name="Negative" w:val="False"/>
          <w:attr w:name="NumberType" w:val="1"/>
          <w:attr w:name="TCSC" w:val="0"/>
        </w:smartTagPr>
        <w:r>
          <w:rPr>
            <w:rFonts w:ascii="Times New Roman" w:cs="Times New Roman"/>
            <w:sz w:val="24"/>
            <w:szCs w:val="24"/>
          </w:rPr>
          <w:t>60</w:t>
        </w:r>
        <w:r>
          <w:rPr>
            <w:rFonts w:ascii="Times New Roman" w:hint="eastAsia"/>
            <w:sz w:val="24"/>
            <w:szCs w:val="24"/>
          </w:rPr>
          <w:t>℃</w:t>
        </w:r>
      </w:smartTag>
      <w:r>
        <w:rPr>
          <w:rFonts w:ascii="Times New Roman" w:cs="Times New Roman"/>
          <w:sz w:val="24"/>
          <w:szCs w:val="24"/>
        </w:rPr>
        <w:t xml:space="preserve">   </w:t>
      </w:r>
      <w:r w:rsidRPr="0025331B">
        <w:rPr>
          <w:rFonts w:ascii="Times New Roman" w:cs="Times New Roman"/>
          <w:sz w:val="24"/>
          <w:szCs w:val="24"/>
        </w:rPr>
        <w:tab/>
        <w:t>B.</w:t>
      </w:r>
      <w:r w:rsidRPr="0025331B">
        <w:rPr>
          <w:rFonts w:ascii="Times New Roman" w:cs="Times New Roman"/>
          <w:sz w:val="24"/>
          <w:szCs w:val="24"/>
        </w:rPr>
        <w:tab/>
      </w:r>
      <w:r>
        <w:rPr>
          <w:rFonts w:ascii="Times New Roman" w:cs="Times New Roman"/>
          <w:sz w:val="24"/>
          <w:szCs w:val="24"/>
        </w:rPr>
        <w:t xml:space="preserve"> -80~</w:t>
      </w:r>
      <w:smartTag w:uri="urn:schemas-microsoft-com:office:smarttags" w:element="chmetcnv">
        <w:smartTagPr>
          <w:attr w:name="UnitName" w:val="℃"/>
          <w:attr w:name="SourceValue" w:val="20"/>
          <w:attr w:name="HasSpace" w:val="False"/>
          <w:attr w:name="Negative" w:val="True"/>
          <w:attr w:name="NumberType" w:val="1"/>
          <w:attr w:name="TCSC" w:val="0"/>
        </w:smartTagPr>
        <w:r>
          <w:rPr>
            <w:rFonts w:ascii="Times New Roman" w:cs="Times New Roman"/>
            <w:sz w:val="24"/>
            <w:szCs w:val="24"/>
          </w:rPr>
          <w:t>-20</w:t>
        </w:r>
        <w:r>
          <w:rPr>
            <w:rFonts w:ascii="Times New Roman" w:hint="eastAsia"/>
            <w:sz w:val="24"/>
            <w:szCs w:val="24"/>
          </w:rPr>
          <w:t>℃</w:t>
        </w:r>
      </w:smartTag>
      <w:r>
        <w:rPr>
          <w:rFonts w:ascii="Times New Roman" w:cs="Times New Roman"/>
          <w:sz w:val="24"/>
          <w:szCs w:val="24"/>
        </w:rPr>
        <w:t xml:space="preserve">    C</w:t>
      </w:r>
      <w:r w:rsidRPr="0025331B">
        <w:rPr>
          <w:rFonts w:ascii="Times New Roman" w:cs="Times New Roman"/>
          <w:sz w:val="24"/>
          <w:szCs w:val="24"/>
        </w:rPr>
        <w:t xml:space="preserve">. </w:t>
      </w:r>
      <w:r>
        <w:rPr>
          <w:rFonts w:ascii="Times New Roman" w:cs="Times New Roman"/>
          <w:sz w:val="24"/>
          <w:szCs w:val="24"/>
        </w:rPr>
        <w:t>0~</w:t>
      </w:r>
      <w:smartTag w:uri="urn:schemas-microsoft-com:office:smarttags" w:element="chmetcnv">
        <w:smartTagPr>
          <w:attr w:name="UnitName" w:val="℃"/>
          <w:attr w:name="SourceValue" w:val="30"/>
          <w:attr w:name="HasSpace" w:val="False"/>
          <w:attr w:name="Negative" w:val="False"/>
          <w:attr w:name="NumberType" w:val="1"/>
          <w:attr w:name="TCSC" w:val="0"/>
        </w:smartTagPr>
        <w:r>
          <w:rPr>
            <w:rFonts w:ascii="Times New Roman" w:cs="Times New Roman"/>
            <w:sz w:val="24"/>
            <w:szCs w:val="24"/>
          </w:rPr>
          <w:t>30</w:t>
        </w:r>
        <w:r>
          <w:rPr>
            <w:rFonts w:ascii="Times New Roman" w:hint="eastAsia"/>
            <w:sz w:val="24"/>
            <w:szCs w:val="24"/>
          </w:rPr>
          <w:t>℃</w:t>
        </w:r>
      </w:smartTag>
      <w:r w:rsidRPr="0025331B">
        <w:rPr>
          <w:rFonts w:ascii="Times New Roman" w:cs="Times New Roman"/>
          <w:sz w:val="24"/>
          <w:szCs w:val="24"/>
        </w:rPr>
        <w:tab/>
      </w:r>
      <w:r>
        <w:rPr>
          <w:rFonts w:ascii="Times New Roman" w:cs="Times New Roman"/>
          <w:sz w:val="24"/>
          <w:szCs w:val="24"/>
        </w:rPr>
        <w:t xml:space="preserve">   D</w:t>
      </w:r>
      <w:r w:rsidRPr="0025331B">
        <w:rPr>
          <w:rFonts w:ascii="Times New Roman" w:cs="Times New Roman"/>
          <w:sz w:val="24"/>
          <w:szCs w:val="24"/>
        </w:rPr>
        <w:t xml:space="preserve">. </w:t>
      </w:r>
      <w:r>
        <w:rPr>
          <w:rFonts w:ascii="Times New Roman" w:cs="Times New Roman"/>
          <w:sz w:val="24"/>
          <w:szCs w:val="24"/>
        </w:rPr>
        <w:t>70~</w:t>
      </w:r>
      <w:smartTag w:uri="urn:schemas-microsoft-com:office:smarttags" w:element="chmetcnv">
        <w:smartTagPr>
          <w:attr w:name="UnitName" w:val="℃"/>
          <w:attr w:name="SourceValue" w:val="100"/>
          <w:attr w:name="HasSpace" w:val="False"/>
          <w:attr w:name="Negative" w:val="False"/>
          <w:attr w:name="NumberType" w:val="1"/>
          <w:attr w:name="TCSC" w:val="0"/>
        </w:smartTagPr>
        <w:r>
          <w:rPr>
            <w:rFonts w:ascii="Times New Roman" w:cs="Times New Roman"/>
            <w:sz w:val="24"/>
            <w:szCs w:val="24"/>
          </w:rPr>
          <w:t>100</w:t>
        </w:r>
        <w:r>
          <w:rPr>
            <w:rFonts w:ascii="Times New Roman" w:hint="eastAsia"/>
            <w:sz w:val="24"/>
            <w:szCs w:val="24"/>
          </w:rPr>
          <w:t>℃</w:t>
        </w:r>
      </w:smartTag>
    </w:p>
    <w:p w:rsidR="00A711CD" w:rsidRPr="00160359" w:rsidRDefault="00A711CD" w:rsidP="00160359">
      <w:pPr>
        <w:tabs>
          <w:tab w:val="left" w:pos="105"/>
        </w:tabs>
        <w:spacing w:line="336" w:lineRule="auto"/>
        <w:rPr>
          <w:rFonts w:ascii="Times New Roman" w:cs="Times New Roman"/>
          <w:sz w:val="24"/>
          <w:szCs w:val="24"/>
        </w:rPr>
      </w:pPr>
      <w:r w:rsidRPr="00160359">
        <w:rPr>
          <w:rFonts w:ascii="Times New Roman" w:cs="Times New Roman"/>
          <w:sz w:val="24"/>
          <w:szCs w:val="24"/>
        </w:rPr>
        <w:t xml:space="preserve">16. </w:t>
      </w:r>
      <w:r w:rsidRPr="00160359">
        <w:rPr>
          <w:rFonts w:ascii="Times New Roman" w:hint="eastAsia"/>
          <w:sz w:val="24"/>
          <w:szCs w:val="24"/>
        </w:rPr>
        <w:t>在</w:t>
      </w:r>
      <w:r w:rsidRPr="00160359">
        <w:rPr>
          <w:rFonts w:ascii="Times New Roman" w:cs="Times New Roman"/>
          <w:sz w:val="24"/>
          <w:szCs w:val="24"/>
        </w:rPr>
        <w:t>PET</w:t>
      </w:r>
      <w:r w:rsidRPr="00160359">
        <w:rPr>
          <w:rFonts w:ascii="Times New Roman" w:hint="eastAsia"/>
          <w:sz w:val="24"/>
          <w:szCs w:val="24"/>
        </w:rPr>
        <w:t>纤维升温</w:t>
      </w:r>
      <w:r w:rsidRPr="00160359">
        <w:rPr>
          <w:rFonts w:ascii="Times New Roman" w:cs="Times New Roman"/>
          <w:sz w:val="24"/>
          <w:szCs w:val="24"/>
        </w:rPr>
        <w:t>DSC</w:t>
      </w:r>
      <w:r w:rsidRPr="00160359">
        <w:rPr>
          <w:rFonts w:ascii="Times New Roman" w:hint="eastAsia"/>
          <w:sz w:val="24"/>
          <w:szCs w:val="24"/>
        </w:rPr>
        <w:t>曲线中，</w:t>
      </w:r>
      <w:r>
        <w:rPr>
          <w:rFonts w:ascii="Times New Roman" w:hint="eastAsia"/>
          <w:sz w:val="24"/>
          <w:szCs w:val="24"/>
        </w:rPr>
        <w:t>在</w:t>
      </w:r>
      <w:r w:rsidRPr="00160359">
        <w:rPr>
          <w:rFonts w:ascii="Times New Roman" w:hint="eastAsia"/>
          <w:sz w:val="24"/>
          <w:szCs w:val="24"/>
        </w:rPr>
        <w:t>远低于熔点处会出现一放热峰，此峰即</w:t>
      </w:r>
      <w:r>
        <w:rPr>
          <w:rFonts w:ascii="Times New Roman" w:cs="Times New Roman"/>
          <w:sz w:val="24"/>
          <w:szCs w:val="24"/>
          <w:u w:val="single"/>
        </w:rPr>
        <w:t xml:space="preserve">  </w:t>
      </w:r>
      <w:r w:rsidR="00E6388E">
        <w:rPr>
          <w:rFonts w:ascii="Times New Roman" w:cs="Times New Roman" w:hint="eastAsia"/>
          <w:sz w:val="24"/>
          <w:szCs w:val="24"/>
          <w:u w:val="single"/>
        </w:rPr>
        <w:t>C</w:t>
      </w:r>
      <w:r>
        <w:rPr>
          <w:rFonts w:ascii="Times New Roman" w:cs="Times New Roman"/>
          <w:sz w:val="24"/>
          <w:szCs w:val="24"/>
          <w:u w:val="single"/>
        </w:rPr>
        <w:t xml:space="preserve"> </w:t>
      </w:r>
      <w:r w:rsidRPr="0025331B">
        <w:rPr>
          <w:rFonts w:ascii="Times New Roman" w:cs="Times New Roman"/>
          <w:sz w:val="24"/>
          <w:szCs w:val="24"/>
          <w:u w:val="single"/>
        </w:rPr>
        <w:t xml:space="preserve"> </w:t>
      </w:r>
      <w:r w:rsidRPr="00160359">
        <w:rPr>
          <w:rFonts w:ascii="Times New Roman" w:cs="Times New Roman"/>
          <w:sz w:val="24"/>
          <w:szCs w:val="24"/>
          <w:u w:val="single"/>
        </w:rPr>
        <w:t xml:space="preserve"> </w:t>
      </w:r>
      <w:r w:rsidRPr="00160359">
        <w:rPr>
          <w:rFonts w:ascii="Times New Roman" w:hint="eastAsia"/>
          <w:sz w:val="24"/>
          <w:szCs w:val="24"/>
        </w:rPr>
        <w:t>峰</w:t>
      </w:r>
    </w:p>
    <w:p w:rsidR="00A711CD" w:rsidRPr="0025331B" w:rsidRDefault="00A711CD" w:rsidP="00160359">
      <w:pPr>
        <w:tabs>
          <w:tab w:val="left" w:pos="420"/>
        </w:tabs>
        <w:spacing w:line="336" w:lineRule="auto"/>
        <w:rPr>
          <w:rFonts w:ascii="Times New Roman" w:cs="Times New Roman"/>
          <w:sz w:val="24"/>
          <w:szCs w:val="24"/>
        </w:rPr>
      </w:pPr>
      <w:r w:rsidRPr="0025331B">
        <w:rPr>
          <w:rFonts w:ascii="Times New Roman" w:cs="Times New Roman"/>
          <w:sz w:val="24"/>
          <w:szCs w:val="24"/>
        </w:rPr>
        <w:t xml:space="preserve">   A. </w:t>
      </w:r>
      <w:r>
        <w:rPr>
          <w:rFonts w:ascii="Times New Roman" w:hint="eastAsia"/>
          <w:sz w:val="24"/>
          <w:szCs w:val="24"/>
        </w:rPr>
        <w:t>结晶</w:t>
      </w:r>
      <w:r w:rsidRPr="0025331B">
        <w:rPr>
          <w:rFonts w:ascii="Times New Roman" w:cs="Times New Roman"/>
          <w:sz w:val="24"/>
          <w:szCs w:val="24"/>
        </w:rPr>
        <w:t xml:space="preserve">   </w:t>
      </w:r>
      <w:r w:rsidRPr="0025331B">
        <w:rPr>
          <w:rFonts w:ascii="Times New Roman" w:cs="Times New Roman"/>
          <w:sz w:val="24"/>
          <w:szCs w:val="24"/>
        </w:rPr>
        <w:tab/>
        <w:t xml:space="preserve">B. </w:t>
      </w:r>
      <w:r>
        <w:rPr>
          <w:rFonts w:ascii="Times New Roman" w:hint="eastAsia"/>
          <w:sz w:val="24"/>
          <w:szCs w:val="24"/>
        </w:rPr>
        <w:t>玻璃化温度</w:t>
      </w:r>
      <w:r w:rsidRPr="0025331B">
        <w:rPr>
          <w:rFonts w:ascii="Times New Roman" w:cs="Times New Roman"/>
          <w:sz w:val="24"/>
          <w:szCs w:val="24"/>
        </w:rPr>
        <w:tab/>
      </w:r>
      <w:r>
        <w:rPr>
          <w:rFonts w:ascii="Times New Roman" w:cs="Times New Roman"/>
          <w:sz w:val="24"/>
          <w:szCs w:val="24"/>
        </w:rPr>
        <w:t xml:space="preserve">   </w:t>
      </w:r>
      <w:r w:rsidRPr="0025331B">
        <w:rPr>
          <w:rFonts w:ascii="Times New Roman" w:cs="Times New Roman"/>
          <w:sz w:val="24"/>
          <w:szCs w:val="24"/>
        </w:rPr>
        <w:t xml:space="preserve">C. </w:t>
      </w:r>
      <w:r>
        <w:rPr>
          <w:rFonts w:ascii="Times New Roman" w:hint="eastAsia"/>
          <w:sz w:val="24"/>
          <w:szCs w:val="24"/>
        </w:rPr>
        <w:t>冷结晶</w:t>
      </w:r>
      <w:r w:rsidRPr="0025331B">
        <w:rPr>
          <w:rFonts w:ascii="Times New Roman" w:cs="Times New Roman"/>
          <w:sz w:val="24"/>
          <w:szCs w:val="24"/>
        </w:rPr>
        <w:t xml:space="preserve">     </w:t>
      </w:r>
      <w:r w:rsidRPr="0025331B">
        <w:rPr>
          <w:rFonts w:ascii="Times New Roman" w:cs="Times New Roman"/>
          <w:sz w:val="24"/>
          <w:szCs w:val="24"/>
        </w:rPr>
        <w:tab/>
        <w:t>D.</w:t>
      </w:r>
      <w:r>
        <w:rPr>
          <w:rFonts w:ascii="Times New Roman" w:hint="eastAsia"/>
          <w:sz w:val="24"/>
          <w:szCs w:val="24"/>
        </w:rPr>
        <w:t>固化</w:t>
      </w:r>
    </w:p>
    <w:p w:rsidR="00A711CD" w:rsidRPr="0025331B" w:rsidRDefault="00A711CD" w:rsidP="005926F9">
      <w:pPr>
        <w:spacing w:line="336" w:lineRule="auto"/>
        <w:rPr>
          <w:rFonts w:ascii="Times New Roman" w:cs="Times New Roman"/>
          <w:sz w:val="24"/>
          <w:szCs w:val="24"/>
        </w:rPr>
      </w:pPr>
      <w:r w:rsidRPr="0025331B">
        <w:rPr>
          <w:rFonts w:ascii="Times New Roman" w:cs="Times New Roman"/>
          <w:sz w:val="24"/>
          <w:szCs w:val="24"/>
        </w:rPr>
        <w:t>1</w:t>
      </w:r>
      <w:r>
        <w:rPr>
          <w:rFonts w:ascii="Times New Roman" w:cs="Times New Roman"/>
          <w:sz w:val="24"/>
          <w:szCs w:val="24"/>
        </w:rPr>
        <w:t>7</w:t>
      </w:r>
      <w:r w:rsidRPr="0025331B">
        <w:rPr>
          <w:rFonts w:ascii="Times New Roman" w:cs="Times New Roman"/>
          <w:sz w:val="24"/>
          <w:szCs w:val="24"/>
        </w:rPr>
        <w:t>. GPC</w:t>
      </w:r>
      <w:r w:rsidRPr="0025331B">
        <w:rPr>
          <w:rFonts w:ascii="Times New Roman" w:hint="eastAsia"/>
          <w:sz w:val="24"/>
          <w:szCs w:val="24"/>
        </w:rPr>
        <w:t>仪器中正确的连接是</w:t>
      </w:r>
      <w:r w:rsidRPr="0025331B">
        <w:rPr>
          <w:rFonts w:ascii="Times New Roman" w:cs="Times New Roman"/>
          <w:sz w:val="24"/>
          <w:szCs w:val="24"/>
          <w:u w:val="single"/>
        </w:rPr>
        <w:t xml:space="preserve">  </w:t>
      </w:r>
      <w:r>
        <w:rPr>
          <w:rFonts w:ascii="Times New Roman" w:cs="Times New Roman"/>
          <w:sz w:val="24"/>
          <w:szCs w:val="24"/>
          <w:u w:val="single"/>
        </w:rPr>
        <w:t xml:space="preserve"> </w:t>
      </w:r>
      <w:r w:rsidR="00E6388E">
        <w:rPr>
          <w:rFonts w:ascii="Times New Roman" w:cs="Times New Roman" w:hint="eastAsia"/>
          <w:sz w:val="24"/>
          <w:szCs w:val="24"/>
          <w:u w:val="single"/>
        </w:rPr>
        <w:t>C</w:t>
      </w:r>
      <w:r w:rsidRPr="0025331B">
        <w:rPr>
          <w:rFonts w:ascii="Times New Roman" w:cs="Times New Roman"/>
          <w:sz w:val="24"/>
          <w:szCs w:val="24"/>
          <w:u w:val="single"/>
        </w:rPr>
        <w:t xml:space="preserve">   </w:t>
      </w:r>
      <w:r w:rsidRPr="0025331B">
        <w:rPr>
          <w:rFonts w:ascii="Times New Roman" w:hint="eastAsia"/>
          <w:sz w:val="24"/>
          <w:szCs w:val="24"/>
        </w:rPr>
        <w:t>。</w:t>
      </w:r>
    </w:p>
    <w:p w:rsidR="00A711CD" w:rsidRPr="0025331B" w:rsidRDefault="00A711CD" w:rsidP="005926F9">
      <w:pPr>
        <w:spacing w:line="336" w:lineRule="auto"/>
        <w:rPr>
          <w:rFonts w:ascii="Times New Roman" w:cs="Times New Roman"/>
          <w:sz w:val="24"/>
          <w:szCs w:val="24"/>
        </w:rPr>
      </w:pPr>
      <w:r w:rsidRPr="0025331B">
        <w:rPr>
          <w:rFonts w:ascii="Times New Roman" w:cs="Times New Roman"/>
          <w:sz w:val="24"/>
          <w:szCs w:val="24"/>
        </w:rPr>
        <w:t xml:space="preserve">   A</w:t>
      </w:r>
      <w:r w:rsidRPr="0025331B">
        <w:rPr>
          <w:rFonts w:ascii="Times New Roman" w:hint="eastAsia"/>
          <w:sz w:val="24"/>
          <w:szCs w:val="24"/>
        </w:rPr>
        <w:t>．进样器</w:t>
      </w:r>
      <w:r w:rsidRPr="0025331B">
        <w:rPr>
          <w:rFonts w:ascii="Times New Roman" w:cs="Times New Roman"/>
          <w:sz w:val="24"/>
          <w:szCs w:val="24"/>
        </w:rPr>
        <w:t>-</w:t>
      </w:r>
      <w:r w:rsidRPr="0025331B">
        <w:rPr>
          <w:rFonts w:ascii="Times New Roman" w:hint="eastAsia"/>
          <w:sz w:val="24"/>
          <w:szCs w:val="24"/>
        </w:rPr>
        <w:t>色谱柱</w:t>
      </w:r>
      <w:r w:rsidRPr="0025331B">
        <w:rPr>
          <w:rFonts w:ascii="Times New Roman" w:cs="Times New Roman"/>
          <w:sz w:val="24"/>
          <w:szCs w:val="24"/>
        </w:rPr>
        <w:t>-</w:t>
      </w:r>
      <w:r w:rsidRPr="0025331B">
        <w:rPr>
          <w:rFonts w:ascii="Times New Roman" w:hint="eastAsia"/>
          <w:sz w:val="24"/>
          <w:szCs w:val="24"/>
        </w:rPr>
        <w:t>泵</w:t>
      </w:r>
      <w:r w:rsidRPr="0025331B">
        <w:rPr>
          <w:rFonts w:ascii="Times New Roman" w:cs="Times New Roman"/>
          <w:sz w:val="24"/>
          <w:szCs w:val="24"/>
        </w:rPr>
        <w:t>-</w:t>
      </w:r>
      <w:r w:rsidRPr="0025331B">
        <w:rPr>
          <w:rFonts w:ascii="Times New Roman" w:hint="eastAsia"/>
          <w:sz w:val="24"/>
          <w:szCs w:val="24"/>
        </w:rPr>
        <w:t>检测器</w:t>
      </w:r>
      <w:r w:rsidRPr="0025331B">
        <w:rPr>
          <w:rFonts w:ascii="Times New Roman" w:cs="Times New Roman"/>
          <w:sz w:val="24"/>
          <w:szCs w:val="24"/>
        </w:rPr>
        <w:t xml:space="preserve">   </w:t>
      </w:r>
      <w:r w:rsidRPr="0025331B">
        <w:rPr>
          <w:rFonts w:ascii="Times New Roman" w:cs="Times New Roman"/>
          <w:sz w:val="24"/>
          <w:szCs w:val="24"/>
        </w:rPr>
        <w:tab/>
      </w:r>
      <w:r w:rsidRPr="0025331B">
        <w:rPr>
          <w:rFonts w:ascii="Times New Roman" w:cs="Times New Roman"/>
          <w:sz w:val="24"/>
          <w:szCs w:val="24"/>
        </w:rPr>
        <w:tab/>
        <w:t xml:space="preserve">B. </w:t>
      </w:r>
      <w:r w:rsidRPr="0025331B">
        <w:rPr>
          <w:rFonts w:ascii="Times New Roman" w:hint="eastAsia"/>
          <w:sz w:val="24"/>
          <w:szCs w:val="24"/>
        </w:rPr>
        <w:t>进样器</w:t>
      </w:r>
      <w:r w:rsidRPr="0025331B">
        <w:rPr>
          <w:rFonts w:ascii="Times New Roman" w:cs="Times New Roman"/>
          <w:sz w:val="24"/>
          <w:szCs w:val="24"/>
        </w:rPr>
        <w:t>-</w:t>
      </w:r>
      <w:r w:rsidRPr="0025331B">
        <w:rPr>
          <w:rFonts w:ascii="Times New Roman" w:hint="eastAsia"/>
          <w:sz w:val="24"/>
          <w:szCs w:val="24"/>
        </w:rPr>
        <w:t>泵</w:t>
      </w:r>
      <w:r w:rsidRPr="0025331B">
        <w:rPr>
          <w:rFonts w:ascii="Times New Roman" w:cs="Times New Roman"/>
          <w:sz w:val="24"/>
          <w:szCs w:val="24"/>
        </w:rPr>
        <w:t>-</w:t>
      </w:r>
      <w:r w:rsidRPr="0025331B">
        <w:rPr>
          <w:rFonts w:ascii="Times New Roman" w:hint="eastAsia"/>
          <w:sz w:val="24"/>
          <w:szCs w:val="24"/>
        </w:rPr>
        <w:t>色谱柱</w:t>
      </w:r>
      <w:r w:rsidRPr="0025331B">
        <w:rPr>
          <w:rFonts w:ascii="Times New Roman" w:cs="Times New Roman"/>
          <w:sz w:val="24"/>
          <w:szCs w:val="24"/>
        </w:rPr>
        <w:t>-</w:t>
      </w:r>
      <w:r w:rsidRPr="0025331B">
        <w:rPr>
          <w:rFonts w:ascii="Times New Roman" w:hint="eastAsia"/>
          <w:sz w:val="24"/>
          <w:szCs w:val="24"/>
        </w:rPr>
        <w:t>检测器</w:t>
      </w:r>
    </w:p>
    <w:p w:rsidR="00A711CD" w:rsidRDefault="00A711CD" w:rsidP="005926F9">
      <w:pPr>
        <w:spacing w:line="336" w:lineRule="auto"/>
        <w:rPr>
          <w:rFonts w:ascii="Times New Roman" w:cs="Times New Roman"/>
          <w:sz w:val="24"/>
          <w:szCs w:val="24"/>
        </w:rPr>
      </w:pPr>
      <w:r w:rsidRPr="0025331B">
        <w:rPr>
          <w:rFonts w:ascii="Times New Roman" w:cs="Times New Roman"/>
          <w:sz w:val="24"/>
          <w:szCs w:val="24"/>
        </w:rPr>
        <w:t xml:space="preserve">   C. </w:t>
      </w:r>
      <w:r w:rsidRPr="0025331B">
        <w:rPr>
          <w:rFonts w:ascii="Times New Roman" w:hint="eastAsia"/>
          <w:sz w:val="24"/>
          <w:szCs w:val="24"/>
        </w:rPr>
        <w:t>泵</w:t>
      </w:r>
      <w:r w:rsidRPr="0025331B">
        <w:rPr>
          <w:rFonts w:ascii="Times New Roman" w:cs="Times New Roman"/>
          <w:sz w:val="24"/>
          <w:szCs w:val="24"/>
        </w:rPr>
        <w:t>-</w:t>
      </w:r>
      <w:r w:rsidRPr="0025331B">
        <w:rPr>
          <w:rFonts w:ascii="Times New Roman" w:hint="eastAsia"/>
          <w:sz w:val="24"/>
          <w:szCs w:val="24"/>
        </w:rPr>
        <w:t>进样器</w:t>
      </w:r>
      <w:r w:rsidRPr="0025331B">
        <w:rPr>
          <w:rFonts w:ascii="Times New Roman" w:cs="Times New Roman"/>
          <w:sz w:val="24"/>
          <w:szCs w:val="24"/>
        </w:rPr>
        <w:t>-</w:t>
      </w:r>
      <w:r w:rsidRPr="0025331B">
        <w:rPr>
          <w:rFonts w:ascii="Times New Roman" w:hint="eastAsia"/>
          <w:sz w:val="24"/>
          <w:szCs w:val="24"/>
        </w:rPr>
        <w:t>色谱柱</w:t>
      </w:r>
      <w:r w:rsidRPr="0025331B">
        <w:rPr>
          <w:rFonts w:ascii="Times New Roman" w:cs="Times New Roman"/>
          <w:sz w:val="24"/>
          <w:szCs w:val="24"/>
        </w:rPr>
        <w:t>-</w:t>
      </w:r>
      <w:r w:rsidRPr="0025331B">
        <w:rPr>
          <w:rFonts w:ascii="Times New Roman" w:hint="eastAsia"/>
          <w:sz w:val="24"/>
          <w:szCs w:val="24"/>
        </w:rPr>
        <w:t>检测器</w:t>
      </w:r>
      <w:r w:rsidRPr="0025331B">
        <w:rPr>
          <w:rFonts w:ascii="Times New Roman" w:cs="Times New Roman"/>
          <w:sz w:val="24"/>
          <w:szCs w:val="24"/>
        </w:rPr>
        <w:t xml:space="preserve">  </w:t>
      </w:r>
      <w:r w:rsidRPr="0025331B">
        <w:rPr>
          <w:rFonts w:ascii="Times New Roman" w:cs="Times New Roman"/>
          <w:sz w:val="24"/>
          <w:szCs w:val="24"/>
        </w:rPr>
        <w:tab/>
      </w:r>
      <w:r w:rsidRPr="0025331B">
        <w:rPr>
          <w:rFonts w:ascii="Times New Roman" w:cs="Times New Roman"/>
          <w:sz w:val="24"/>
          <w:szCs w:val="24"/>
        </w:rPr>
        <w:tab/>
        <w:t xml:space="preserve">D. </w:t>
      </w:r>
      <w:r w:rsidRPr="0025331B">
        <w:rPr>
          <w:rFonts w:ascii="Times New Roman" w:hint="eastAsia"/>
          <w:sz w:val="24"/>
          <w:szCs w:val="24"/>
        </w:rPr>
        <w:t>泵</w:t>
      </w:r>
      <w:r w:rsidRPr="0025331B">
        <w:rPr>
          <w:rFonts w:ascii="Times New Roman" w:cs="Times New Roman"/>
          <w:sz w:val="24"/>
          <w:szCs w:val="24"/>
        </w:rPr>
        <w:t>-</w:t>
      </w:r>
      <w:r w:rsidRPr="0025331B">
        <w:rPr>
          <w:rFonts w:ascii="Times New Roman" w:hint="eastAsia"/>
          <w:sz w:val="24"/>
          <w:szCs w:val="24"/>
        </w:rPr>
        <w:t>进样器</w:t>
      </w:r>
      <w:r w:rsidRPr="0025331B">
        <w:rPr>
          <w:rFonts w:ascii="Times New Roman" w:cs="Times New Roman"/>
          <w:sz w:val="24"/>
          <w:szCs w:val="24"/>
        </w:rPr>
        <w:t>-</w:t>
      </w:r>
      <w:r w:rsidRPr="0025331B">
        <w:rPr>
          <w:rFonts w:ascii="Times New Roman" w:hint="eastAsia"/>
          <w:sz w:val="24"/>
          <w:szCs w:val="24"/>
        </w:rPr>
        <w:t>检测器</w:t>
      </w:r>
      <w:r w:rsidRPr="0025331B">
        <w:rPr>
          <w:rFonts w:ascii="Times New Roman" w:cs="Times New Roman"/>
          <w:sz w:val="24"/>
          <w:szCs w:val="24"/>
        </w:rPr>
        <w:t xml:space="preserve">- </w:t>
      </w:r>
      <w:r w:rsidRPr="0025331B">
        <w:rPr>
          <w:rFonts w:ascii="Times New Roman" w:hint="eastAsia"/>
          <w:sz w:val="24"/>
          <w:szCs w:val="24"/>
        </w:rPr>
        <w:t>色谱柱</w:t>
      </w:r>
    </w:p>
    <w:p w:rsidR="00A711CD" w:rsidRPr="0025331B" w:rsidRDefault="00A711CD" w:rsidP="00160359">
      <w:pPr>
        <w:spacing w:line="336" w:lineRule="auto"/>
        <w:rPr>
          <w:rFonts w:ascii="Times New Roman" w:cs="Times New Roman"/>
          <w:sz w:val="24"/>
          <w:szCs w:val="24"/>
        </w:rPr>
      </w:pPr>
      <w:r w:rsidRPr="0025331B">
        <w:rPr>
          <w:rFonts w:ascii="Times New Roman" w:cs="Times New Roman"/>
          <w:sz w:val="24"/>
          <w:szCs w:val="24"/>
        </w:rPr>
        <w:t>1</w:t>
      </w:r>
      <w:r>
        <w:rPr>
          <w:rFonts w:ascii="Times New Roman" w:cs="Times New Roman"/>
          <w:sz w:val="24"/>
          <w:szCs w:val="24"/>
        </w:rPr>
        <w:t>8</w:t>
      </w:r>
      <w:r w:rsidRPr="0025331B">
        <w:rPr>
          <w:rFonts w:ascii="Times New Roman" w:cs="Times New Roman"/>
          <w:sz w:val="24"/>
          <w:szCs w:val="24"/>
        </w:rPr>
        <w:t xml:space="preserve">. </w:t>
      </w:r>
      <w:r>
        <w:rPr>
          <w:rFonts w:ascii="Times New Roman" w:cs="Times New Roman"/>
          <w:sz w:val="24"/>
          <w:szCs w:val="24"/>
        </w:rPr>
        <w:t>DSC</w:t>
      </w:r>
      <w:r>
        <w:rPr>
          <w:rFonts w:ascii="Times New Roman" w:hint="eastAsia"/>
          <w:sz w:val="24"/>
          <w:szCs w:val="24"/>
        </w:rPr>
        <w:t>测定玻璃化转变温度（</w:t>
      </w:r>
      <w:r>
        <w:rPr>
          <w:rFonts w:ascii="Times New Roman" w:cs="Times New Roman"/>
          <w:sz w:val="24"/>
          <w:szCs w:val="24"/>
        </w:rPr>
        <w:t>T</w:t>
      </w:r>
      <w:r w:rsidRPr="00675FFD">
        <w:rPr>
          <w:rFonts w:ascii="Times New Roman" w:cs="Times New Roman"/>
          <w:sz w:val="24"/>
          <w:szCs w:val="24"/>
          <w:vertAlign w:val="subscript"/>
        </w:rPr>
        <w:t>g</w:t>
      </w:r>
      <w:r>
        <w:rPr>
          <w:rFonts w:ascii="Times New Roman" w:hint="eastAsia"/>
          <w:sz w:val="24"/>
          <w:szCs w:val="24"/>
        </w:rPr>
        <w:t>）时，升温速度合适的选择是</w:t>
      </w:r>
      <w:r w:rsidRPr="0025331B">
        <w:rPr>
          <w:rFonts w:ascii="Times New Roman" w:cs="Times New Roman"/>
          <w:sz w:val="24"/>
          <w:szCs w:val="24"/>
          <w:u w:val="single"/>
        </w:rPr>
        <w:t xml:space="preserve"> </w:t>
      </w:r>
      <w:r w:rsidR="00E6388E">
        <w:rPr>
          <w:rFonts w:ascii="Times New Roman" w:cs="Times New Roman" w:hint="eastAsia"/>
          <w:sz w:val="24"/>
          <w:szCs w:val="24"/>
          <w:u w:val="single"/>
        </w:rPr>
        <w:t xml:space="preserve">  B </w:t>
      </w:r>
      <w:r w:rsidRPr="0025331B">
        <w:rPr>
          <w:rFonts w:ascii="Times New Roman" w:cs="Times New Roman"/>
          <w:sz w:val="24"/>
          <w:szCs w:val="24"/>
          <w:u w:val="single"/>
        </w:rPr>
        <w:t xml:space="preserve">  </w:t>
      </w:r>
      <w:r w:rsidRPr="0025331B">
        <w:rPr>
          <w:rFonts w:ascii="Times New Roman" w:hint="eastAsia"/>
          <w:sz w:val="24"/>
          <w:szCs w:val="24"/>
        </w:rPr>
        <w:t>。</w:t>
      </w:r>
    </w:p>
    <w:p w:rsidR="00A711CD" w:rsidRPr="00160359" w:rsidRDefault="00A711CD" w:rsidP="00160359">
      <w:pPr>
        <w:spacing w:line="336" w:lineRule="auto"/>
        <w:rPr>
          <w:rFonts w:ascii="Times New Roman" w:cs="Times New Roman"/>
          <w:sz w:val="24"/>
          <w:szCs w:val="24"/>
        </w:rPr>
      </w:pPr>
      <w:r w:rsidRPr="0025331B">
        <w:rPr>
          <w:rFonts w:ascii="Times New Roman" w:cs="Times New Roman"/>
          <w:sz w:val="24"/>
          <w:szCs w:val="24"/>
        </w:rPr>
        <w:t xml:space="preserve">   </w:t>
      </w:r>
      <w:smartTag w:uri="urn:schemas-microsoft-com:office:smarttags" w:element="chsdate">
        <w:smartTagPr>
          <w:attr w:name="Year" w:val="1899"/>
          <w:attr w:name="Month" w:val="12"/>
          <w:attr w:name="Day" w:val="30"/>
          <w:attr w:name="IsLunarDate" w:val="False"/>
          <w:attr w:name="IsROCDate" w:val="False"/>
        </w:smartTagPr>
        <w:r w:rsidRPr="0025331B">
          <w:rPr>
            <w:rFonts w:ascii="Times New Roman" w:cs="Times New Roman"/>
            <w:sz w:val="24"/>
            <w:szCs w:val="24"/>
          </w:rPr>
          <w:t xml:space="preserve">A. </w:t>
        </w:r>
        <w:r>
          <w:rPr>
            <w:rFonts w:ascii="Times New Roman" w:cs="Times New Roman"/>
            <w:sz w:val="24"/>
            <w:szCs w:val="24"/>
          </w:rPr>
          <w:t>0.1</w:t>
        </w:r>
      </w:smartTag>
      <w:r>
        <w:rPr>
          <w:rFonts w:ascii="Times New Roman" w:cs="Times New Roman"/>
          <w:sz w:val="24"/>
          <w:szCs w:val="24"/>
        </w:rPr>
        <w:t xml:space="preserve">~1 </w:t>
      </w:r>
      <w:r w:rsidRPr="0025331B">
        <w:rPr>
          <w:rFonts w:ascii="Times New Roman" w:cs="Times New Roman"/>
          <w:vertAlign w:val="superscript"/>
        </w:rPr>
        <w:t>o</w:t>
      </w:r>
      <w:r w:rsidRPr="0025331B">
        <w:rPr>
          <w:rFonts w:ascii="Times New Roman" w:cs="Times New Roman"/>
        </w:rPr>
        <w:t>C</w:t>
      </w:r>
      <w:r>
        <w:rPr>
          <w:rFonts w:ascii="Times New Roman" w:cs="Times New Roman"/>
        </w:rPr>
        <w:t>/min</w:t>
      </w:r>
      <w:r w:rsidRPr="0025331B">
        <w:rPr>
          <w:rFonts w:ascii="Times New Roman" w:cs="Times New Roman"/>
          <w:sz w:val="24"/>
          <w:szCs w:val="24"/>
        </w:rPr>
        <w:t xml:space="preserve">  </w:t>
      </w:r>
      <w:r w:rsidRPr="0025331B">
        <w:rPr>
          <w:rFonts w:ascii="Times New Roman" w:cs="Times New Roman"/>
          <w:sz w:val="24"/>
          <w:szCs w:val="24"/>
        </w:rPr>
        <w:tab/>
        <w:t xml:space="preserve">B. </w:t>
      </w:r>
      <w:r>
        <w:rPr>
          <w:rFonts w:ascii="Times New Roman" w:cs="Times New Roman"/>
          <w:sz w:val="24"/>
          <w:szCs w:val="24"/>
        </w:rPr>
        <w:t xml:space="preserve">10~20 </w:t>
      </w:r>
      <w:r w:rsidRPr="0025331B">
        <w:rPr>
          <w:rFonts w:ascii="Times New Roman" w:cs="Times New Roman"/>
          <w:vertAlign w:val="superscript"/>
        </w:rPr>
        <w:t>o</w:t>
      </w:r>
      <w:r w:rsidRPr="0025331B">
        <w:rPr>
          <w:rFonts w:ascii="Times New Roman" w:cs="Times New Roman"/>
        </w:rPr>
        <w:t>C</w:t>
      </w:r>
      <w:r>
        <w:rPr>
          <w:rFonts w:ascii="Times New Roman" w:cs="Times New Roman"/>
        </w:rPr>
        <w:t xml:space="preserve">/min </w:t>
      </w:r>
      <w:r w:rsidRPr="0025331B">
        <w:rPr>
          <w:rFonts w:ascii="Times New Roman" w:cs="Times New Roman"/>
          <w:sz w:val="24"/>
          <w:szCs w:val="24"/>
        </w:rPr>
        <w:t xml:space="preserve"> C. </w:t>
      </w:r>
      <w:r>
        <w:rPr>
          <w:rFonts w:ascii="Times New Roman" w:cs="Times New Roman"/>
          <w:sz w:val="24"/>
          <w:szCs w:val="24"/>
        </w:rPr>
        <w:t xml:space="preserve">50~60 </w:t>
      </w:r>
      <w:r w:rsidRPr="0025331B">
        <w:rPr>
          <w:rFonts w:ascii="Times New Roman" w:cs="Times New Roman"/>
          <w:vertAlign w:val="superscript"/>
        </w:rPr>
        <w:t>o</w:t>
      </w:r>
      <w:r w:rsidRPr="0025331B">
        <w:rPr>
          <w:rFonts w:ascii="Times New Roman" w:cs="Times New Roman"/>
        </w:rPr>
        <w:t>C</w:t>
      </w:r>
      <w:r>
        <w:rPr>
          <w:rFonts w:ascii="Times New Roman" w:cs="Times New Roman"/>
        </w:rPr>
        <w:t>/min</w:t>
      </w:r>
      <w:r w:rsidRPr="0025331B">
        <w:rPr>
          <w:rFonts w:ascii="Times New Roman" w:cs="Times New Roman"/>
          <w:sz w:val="24"/>
          <w:szCs w:val="24"/>
          <w:vertAlign w:val="superscript"/>
        </w:rPr>
        <w:tab/>
      </w:r>
      <w:r>
        <w:rPr>
          <w:rFonts w:ascii="Times New Roman" w:cs="Times New Roman"/>
          <w:sz w:val="24"/>
          <w:szCs w:val="24"/>
          <w:vertAlign w:val="superscript"/>
        </w:rPr>
        <w:t xml:space="preserve">  </w:t>
      </w:r>
      <w:r w:rsidRPr="0025331B">
        <w:rPr>
          <w:rFonts w:ascii="Times New Roman" w:cs="Times New Roman"/>
          <w:sz w:val="24"/>
          <w:szCs w:val="24"/>
        </w:rPr>
        <w:t xml:space="preserve">D. </w:t>
      </w:r>
      <w:r>
        <w:rPr>
          <w:rFonts w:ascii="Times New Roman" w:cs="Times New Roman"/>
          <w:sz w:val="24"/>
          <w:szCs w:val="24"/>
        </w:rPr>
        <w:t>100</w:t>
      </w:r>
      <w:r w:rsidRPr="00675FFD">
        <w:rPr>
          <w:rFonts w:ascii="Times New Roman" w:cs="Times New Roman"/>
          <w:vertAlign w:val="superscript"/>
        </w:rPr>
        <w:t xml:space="preserve"> </w:t>
      </w:r>
      <w:r w:rsidRPr="0025331B">
        <w:rPr>
          <w:rFonts w:ascii="Times New Roman" w:cs="Times New Roman"/>
          <w:vertAlign w:val="superscript"/>
        </w:rPr>
        <w:t>o</w:t>
      </w:r>
      <w:r w:rsidRPr="0025331B">
        <w:rPr>
          <w:rFonts w:ascii="Times New Roman" w:cs="Times New Roman"/>
        </w:rPr>
        <w:t>C</w:t>
      </w:r>
      <w:r>
        <w:rPr>
          <w:rFonts w:ascii="Times New Roman" w:cs="Times New Roman"/>
        </w:rPr>
        <w:t>/min</w:t>
      </w:r>
    </w:p>
    <w:p w:rsidR="00A711CD" w:rsidRPr="0025331B" w:rsidRDefault="00A711CD" w:rsidP="003C6C25">
      <w:pPr>
        <w:spacing w:line="336" w:lineRule="auto"/>
        <w:rPr>
          <w:rFonts w:ascii="Times New Roman" w:cs="Times New Roman"/>
          <w:sz w:val="24"/>
          <w:szCs w:val="24"/>
        </w:rPr>
      </w:pPr>
      <w:r w:rsidRPr="0025331B">
        <w:rPr>
          <w:rFonts w:ascii="Times New Roman" w:cs="Times New Roman"/>
          <w:sz w:val="24"/>
          <w:szCs w:val="24"/>
        </w:rPr>
        <w:t>1</w:t>
      </w:r>
      <w:r>
        <w:rPr>
          <w:rFonts w:ascii="Times New Roman" w:cs="Times New Roman"/>
          <w:sz w:val="24"/>
          <w:szCs w:val="24"/>
        </w:rPr>
        <w:t>9</w:t>
      </w:r>
      <w:r w:rsidRPr="0025331B">
        <w:rPr>
          <w:rFonts w:ascii="Times New Roman" w:cs="Times New Roman"/>
          <w:sz w:val="24"/>
          <w:szCs w:val="24"/>
        </w:rPr>
        <w:t xml:space="preserve">. </w:t>
      </w:r>
      <w:r w:rsidRPr="0025331B">
        <w:rPr>
          <w:rFonts w:ascii="Times New Roman" w:hint="eastAsia"/>
          <w:sz w:val="24"/>
          <w:szCs w:val="24"/>
        </w:rPr>
        <w:t>从动态热机械分析</w:t>
      </w:r>
      <w:r w:rsidRPr="0025331B">
        <w:rPr>
          <w:rFonts w:ascii="Times New Roman" w:cs="Times New Roman"/>
          <w:sz w:val="24"/>
          <w:szCs w:val="24"/>
        </w:rPr>
        <w:t>(DMTA)</w:t>
      </w:r>
      <w:r w:rsidRPr="0025331B">
        <w:rPr>
          <w:rFonts w:ascii="Times New Roman" w:hint="eastAsia"/>
          <w:sz w:val="24"/>
          <w:szCs w:val="24"/>
        </w:rPr>
        <w:t>的温度谱可得到的信息有</w:t>
      </w:r>
      <w:r w:rsidRPr="0025331B">
        <w:rPr>
          <w:rFonts w:ascii="Times New Roman" w:cs="Times New Roman"/>
          <w:sz w:val="24"/>
          <w:szCs w:val="24"/>
          <w:u w:val="single"/>
        </w:rPr>
        <w:t xml:space="preserve"> </w:t>
      </w:r>
      <w:r w:rsidR="00E6388E">
        <w:rPr>
          <w:rFonts w:ascii="Times New Roman" w:cs="Times New Roman" w:hint="eastAsia"/>
          <w:sz w:val="24"/>
          <w:szCs w:val="24"/>
          <w:u w:val="single"/>
        </w:rPr>
        <w:t>A</w:t>
      </w:r>
      <w:r>
        <w:rPr>
          <w:rFonts w:ascii="Times New Roman" w:cs="Times New Roman"/>
          <w:sz w:val="24"/>
          <w:szCs w:val="24"/>
          <w:u w:val="single"/>
        </w:rPr>
        <w:t xml:space="preserve">  </w:t>
      </w:r>
      <w:r w:rsidR="00E6388E">
        <w:rPr>
          <w:rFonts w:ascii="Times New Roman" w:cs="Times New Roman" w:hint="eastAsia"/>
          <w:sz w:val="24"/>
          <w:szCs w:val="24"/>
          <w:u w:val="single"/>
        </w:rPr>
        <w:t xml:space="preserve">B  C </w:t>
      </w:r>
      <w:r>
        <w:rPr>
          <w:rFonts w:ascii="Times New Roman" w:cs="Times New Roman"/>
          <w:sz w:val="24"/>
          <w:szCs w:val="24"/>
          <w:u w:val="single"/>
        </w:rPr>
        <w:t xml:space="preserve"> </w:t>
      </w:r>
      <w:r w:rsidR="00E6388E">
        <w:rPr>
          <w:rFonts w:ascii="Times New Roman" w:cs="Times New Roman" w:hint="eastAsia"/>
          <w:sz w:val="24"/>
          <w:szCs w:val="24"/>
          <w:u w:val="single"/>
        </w:rPr>
        <w:t>D</w:t>
      </w:r>
      <w:r>
        <w:rPr>
          <w:rFonts w:ascii="Times New Roman" w:cs="Times New Roman"/>
          <w:sz w:val="24"/>
          <w:szCs w:val="24"/>
          <w:u w:val="single"/>
        </w:rPr>
        <w:t xml:space="preserve"> </w:t>
      </w:r>
      <w:r w:rsidRPr="0025331B">
        <w:rPr>
          <w:rFonts w:ascii="Times New Roman" w:cs="Times New Roman"/>
          <w:sz w:val="24"/>
          <w:szCs w:val="24"/>
          <w:u w:val="single"/>
        </w:rPr>
        <w:t xml:space="preserve"> </w:t>
      </w:r>
      <w:r w:rsidRPr="0025331B">
        <w:rPr>
          <w:rFonts w:ascii="Times New Roman" w:hint="eastAsia"/>
          <w:sz w:val="24"/>
          <w:szCs w:val="24"/>
        </w:rPr>
        <w:t>。</w:t>
      </w:r>
    </w:p>
    <w:p w:rsidR="00A711CD" w:rsidRPr="0025331B" w:rsidRDefault="00A711CD" w:rsidP="003C6C25">
      <w:pPr>
        <w:spacing w:line="336" w:lineRule="auto"/>
        <w:rPr>
          <w:rFonts w:ascii="Times New Roman" w:cs="Times New Roman"/>
          <w:sz w:val="24"/>
          <w:szCs w:val="24"/>
        </w:rPr>
      </w:pPr>
      <w:r w:rsidRPr="0025331B">
        <w:rPr>
          <w:rFonts w:ascii="Times New Roman" w:cs="Times New Roman"/>
          <w:sz w:val="24"/>
          <w:szCs w:val="24"/>
        </w:rPr>
        <w:t xml:space="preserve">   A</w:t>
      </w:r>
      <w:r w:rsidRPr="0025331B">
        <w:rPr>
          <w:rFonts w:ascii="Times New Roman" w:hint="eastAsia"/>
          <w:sz w:val="24"/>
          <w:szCs w:val="24"/>
        </w:rPr>
        <w:t>．玻璃化温度</w:t>
      </w:r>
      <w:r w:rsidRPr="0025331B">
        <w:rPr>
          <w:rFonts w:ascii="Times New Roman" w:cs="Times New Roman"/>
          <w:sz w:val="24"/>
          <w:szCs w:val="24"/>
        </w:rPr>
        <w:t xml:space="preserve">   </w:t>
      </w:r>
      <w:r w:rsidRPr="0025331B">
        <w:rPr>
          <w:rFonts w:ascii="Times New Roman" w:cs="Times New Roman"/>
          <w:sz w:val="24"/>
          <w:szCs w:val="24"/>
        </w:rPr>
        <w:tab/>
        <w:t xml:space="preserve">B. </w:t>
      </w:r>
      <w:r w:rsidRPr="0025331B">
        <w:rPr>
          <w:rFonts w:ascii="Times New Roman" w:hint="eastAsia"/>
          <w:sz w:val="24"/>
          <w:szCs w:val="24"/>
        </w:rPr>
        <w:t>次级转变温度</w:t>
      </w:r>
      <w:r w:rsidRPr="0025331B">
        <w:rPr>
          <w:rFonts w:ascii="Times New Roman" w:cs="Times New Roman"/>
          <w:sz w:val="24"/>
          <w:szCs w:val="24"/>
        </w:rPr>
        <w:t xml:space="preserve">  </w:t>
      </w:r>
      <w:r w:rsidRPr="0025331B">
        <w:rPr>
          <w:rFonts w:ascii="Times New Roman" w:cs="Times New Roman"/>
          <w:sz w:val="24"/>
          <w:szCs w:val="24"/>
        </w:rPr>
        <w:tab/>
        <w:t xml:space="preserve">C. </w:t>
      </w:r>
      <w:r w:rsidRPr="0025331B">
        <w:rPr>
          <w:rFonts w:ascii="Times New Roman" w:hint="eastAsia"/>
          <w:sz w:val="24"/>
          <w:szCs w:val="24"/>
        </w:rPr>
        <w:t>动态模量</w:t>
      </w:r>
      <w:r w:rsidRPr="0025331B">
        <w:rPr>
          <w:rFonts w:ascii="Times New Roman" w:cs="Times New Roman"/>
          <w:sz w:val="24"/>
          <w:szCs w:val="24"/>
        </w:rPr>
        <w:t xml:space="preserve">  </w:t>
      </w:r>
      <w:r w:rsidRPr="0025331B">
        <w:rPr>
          <w:rFonts w:ascii="Times New Roman" w:cs="Times New Roman"/>
          <w:sz w:val="24"/>
          <w:szCs w:val="24"/>
        </w:rPr>
        <w:tab/>
        <w:t xml:space="preserve">D. </w:t>
      </w:r>
      <w:r w:rsidRPr="0025331B">
        <w:rPr>
          <w:rFonts w:ascii="Times New Roman" w:hint="eastAsia"/>
          <w:sz w:val="24"/>
          <w:szCs w:val="24"/>
        </w:rPr>
        <w:t>损耗角正切</w:t>
      </w:r>
      <w:r w:rsidRPr="0025331B">
        <w:rPr>
          <w:rFonts w:ascii="Times New Roman" w:cs="Times New Roman"/>
          <w:sz w:val="24"/>
          <w:szCs w:val="24"/>
        </w:rPr>
        <w:t xml:space="preserve">  </w:t>
      </w:r>
    </w:p>
    <w:p w:rsidR="00A711CD" w:rsidRPr="00B23676" w:rsidRDefault="00A711CD" w:rsidP="00476BDB">
      <w:pPr>
        <w:spacing w:line="336" w:lineRule="auto"/>
        <w:rPr>
          <w:rFonts w:cs="Times New Roman"/>
          <w:sz w:val="24"/>
          <w:szCs w:val="24"/>
        </w:rPr>
      </w:pPr>
      <w:bookmarkStart w:id="12" w:name="OLE_LINK2"/>
      <w:r w:rsidRPr="0025331B">
        <w:rPr>
          <w:rFonts w:ascii="Times New Roman" w:cs="Times New Roman"/>
          <w:sz w:val="24"/>
          <w:szCs w:val="24"/>
        </w:rPr>
        <w:t xml:space="preserve">20. </w:t>
      </w:r>
      <w:bookmarkEnd w:id="12"/>
      <w:r>
        <w:rPr>
          <w:rFonts w:hint="eastAsia"/>
          <w:sz w:val="24"/>
          <w:szCs w:val="24"/>
        </w:rPr>
        <w:t>等温结晶的计算公式</w:t>
      </w:r>
      <w:r w:rsidRPr="00B23676">
        <w:rPr>
          <w:rFonts w:ascii="Times New Roman" w:cs="Times New Roman"/>
          <w:sz w:val="24"/>
          <w:szCs w:val="24"/>
          <w:u w:val="single"/>
        </w:rPr>
        <w:t xml:space="preserve">  </w:t>
      </w:r>
      <w:r>
        <w:rPr>
          <w:rFonts w:ascii="Times New Roman" w:cs="Times New Roman"/>
          <w:sz w:val="24"/>
          <w:szCs w:val="24"/>
          <w:u w:val="single"/>
        </w:rPr>
        <w:t xml:space="preserve"> </w:t>
      </w:r>
      <w:r w:rsidR="00E6388E">
        <w:rPr>
          <w:rFonts w:ascii="Times New Roman" w:cs="Times New Roman" w:hint="eastAsia"/>
          <w:sz w:val="24"/>
          <w:szCs w:val="24"/>
          <w:u w:val="single"/>
        </w:rPr>
        <w:t>B</w:t>
      </w:r>
      <w:r>
        <w:rPr>
          <w:rFonts w:ascii="Times New Roman" w:cs="Times New Roman"/>
          <w:sz w:val="24"/>
          <w:szCs w:val="24"/>
          <w:u w:val="single"/>
        </w:rPr>
        <w:t xml:space="preserve">  </w:t>
      </w:r>
      <w:r w:rsidRPr="00B23676">
        <w:rPr>
          <w:rFonts w:ascii="Times New Roman" w:cs="Times New Roman"/>
          <w:sz w:val="24"/>
          <w:szCs w:val="24"/>
          <w:u w:val="single"/>
        </w:rPr>
        <w:t xml:space="preserve">  </w:t>
      </w:r>
      <w:r w:rsidRPr="00B23676">
        <w:rPr>
          <w:rFonts w:ascii="Times New Roman" w:hint="eastAsia"/>
          <w:sz w:val="24"/>
          <w:szCs w:val="24"/>
        </w:rPr>
        <w:t>。</w:t>
      </w:r>
    </w:p>
    <w:p w:rsidR="00A711CD" w:rsidRPr="00FF5C38" w:rsidRDefault="00A711CD" w:rsidP="00A10B6F">
      <w:pPr>
        <w:spacing w:line="336" w:lineRule="auto"/>
        <w:ind w:firstLineChars="150" w:firstLine="360"/>
        <w:rPr>
          <w:rFonts w:ascii="Times New Roman" w:cs="Times New Roman"/>
          <w:sz w:val="24"/>
          <w:szCs w:val="24"/>
        </w:rPr>
      </w:pPr>
      <w:r w:rsidRPr="00FF5C38">
        <w:rPr>
          <w:rFonts w:ascii="Times New Roman" w:cs="Times New Roman"/>
          <w:sz w:val="24"/>
          <w:szCs w:val="24"/>
        </w:rPr>
        <w:t>A.</w:t>
      </w:r>
      <w:r>
        <w:rPr>
          <w:rFonts w:ascii="Times New Roman" w:cs="Times New Roman"/>
          <w:sz w:val="24"/>
          <w:szCs w:val="24"/>
        </w:rPr>
        <w:t xml:space="preserve"> Bragg</w:t>
      </w:r>
      <w:r>
        <w:rPr>
          <w:rFonts w:ascii="Times New Roman" w:hint="eastAsia"/>
          <w:sz w:val="24"/>
          <w:szCs w:val="24"/>
        </w:rPr>
        <w:t>方程</w:t>
      </w:r>
      <w:r>
        <w:rPr>
          <w:rFonts w:ascii="Times New Roman" w:cs="Times New Roman"/>
          <w:sz w:val="24"/>
          <w:szCs w:val="24"/>
        </w:rPr>
        <w:t xml:space="preserve"> </w:t>
      </w:r>
      <w:r w:rsidRPr="00FF5C38">
        <w:rPr>
          <w:rFonts w:ascii="Times New Roman" w:cs="Times New Roman"/>
          <w:sz w:val="24"/>
          <w:szCs w:val="24"/>
        </w:rPr>
        <w:t>B.</w:t>
      </w:r>
      <w:r>
        <w:rPr>
          <w:rFonts w:ascii="Times New Roman" w:cs="Times New Roman"/>
          <w:sz w:val="24"/>
          <w:szCs w:val="24"/>
        </w:rPr>
        <w:t xml:space="preserve"> Avrami</w:t>
      </w:r>
      <w:r>
        <w:rPr>
          <w:rFonts w:ascii="Times New Roman" w:hint="eastAsia"/>
          <w:sz w:val="24"/>
          <w:szCs w:val="24"/>
        </w:rPr>
        <w:t>方程</w:t>
      </w:r>
      <w:r w:rsidRPr="00FF5C38">
        <w:rPr>
          <w:rFonts w:ascii="Times New Roman" w:cs="Times New Roman"/>
          <w:sz w:val="24"/>
          <w:szCs w:val="24"/>
        </w:rPr>
        <w:t>C.</w:t>
      </w:r>
      <w:r>
        <w:rPr>
          <w:rFonts w:ascii="Times New Roman" w:cs="Times New Roman"/>
          <w:sz w:val="24"/>
          <w:szCs w:val="24"/>
        </w:rPr>
        <w:t xml:space="preserve"> Scherrer</w:t>
      </w:r>
      <w:r>
        <w:rPr>
          <w:rFonts w:ascii="Times New Roman" w:hint="eastAsia"/>
          <w:sz w:val="24"/>
          <w:szCs w:val="24"/>
        </w:rPr>
        <w:t>方程</w:t>
      </w:r>
      <w:r>
        <w:rPr>
          <w:rFonts w:ascii="Times New Roman" w:cs="Times New Roman"/>
          <w:sz w:val="24"/>
          <w:szCs w:val="24"/>
        </w:rPr>
        <w:t xml:space="preserve"> </w:t>
      </w:r>
      <w:r w:rsidRPr="00FF5C38">
        <w:rPr>
          <w:rFonts w:ascii="Times New Roman" w:cs="Times New Roman"/>
          <w:sz w:val="24"/>
          <w:szCs w:val="24"/>
        </w:rPr>
        <w:t>D.</w:t>
      </w:r>
      <w:r>
        <w:rPr>
          <w:rFonts w:ascii="Times New Roman" w:cs="Times New Roman"/>
          <w:sz w:val="24"/>
          <w:szCs w:val="24"/>
        </w:rPr>
        <w:t xml:space="preserve"> Hoffman-Weeks</w:t>
      </w:r>
      <w:r>
        <w:rPr>
          <w:rFonts w:ascii="Times New Roman" w:hint="eastAsia"/>
          <w:sz w:val="24"/>
          <w:szCs w:val="24"/>
        </w:rPr>
        <w:t>方程</w:t>
      </w:r>
    </w:p>
    <w:p w:rsidR="00A711CD" w:rsidRPr="00986608" w:rsidRDefault="00A711CD">
      <w:pPr>
        <w:spacing w:line="360" w:lineRule="auto"/>
        <w:ind w:right="-154"/>
        <w:outlineLvl w:val="0"/>
        <w:rPr>
          <w:rFonts w:ascii="黑体" w:eastAsia="黑体" w:cs="Times New Roman"/>
          <w:sz w:val="24"/>
          <w:szCs w:val="24"/>
        </w:rPr>
      </w:pPr>
      <w:r w:rsidRPr="0025331B">
        <w:rPr>
          <w:rFonts w:ascii="Times New Roman" w:cs="Times New Roman"/>
          <w:sz w:val="24"/>
          <w:szCs w:val="24"/>
        </w:rPr>
        <w:br w:type="page"/>
      </w:r>
      <w:r w:rsidRPr="00986608">
        <w:rPr>
          <w:rFonts w:ascii="黑体" w:eastAsia="黑体" w:cs="黑体" w:hint="eastAsia"/>
          <w:sz w:val="24"/>
          <w:szCs w:val="24"/>
        </w:rPr>
        <w:lastRenderedPageBreak/>
        <w:t>二、简答题（每题</w:t>
      </w:r>
      <w:r w:rsidRPr="00986608">
        <w:rPr>
          <w:rFonts w:ascii="黑体" w:eastAsia="黑体" w:cs="黑体"/>
          <w:sz w:val="24"/>
          <w:szCs w:val="24"/>
        </w:rPr>
        <w:t>10</w:t>
      </w:r>
      <w:r w:rsidRPr="00986608">
        <w:rPr>
          <w:rFonts w:ascii="黑体" w:eastAsia="黑体" w:cs="黑体" w:hint="eastAsia"/>
          <w:sz w:val="24"/>
          <w:szCs w:val="24"/>
        </w:rPr>
        <w:t>分，共</w:t>
      </w:r>
      <w:r w:rsidRPr="00986608">
        <w:rPr>
          <w:rFonts w:ascii="黑体" w:eastAsia="黑体" w:cs="黑体"/>
          <w:sz w:val="24"/>
          <w:szCs w:val="24"/>
        </w:rPr>
        <w:t>60</w:t>
      </w:r>
      <w:r w:rsidRPr="00986608">
        <w:rPr>
          <w:rFonts w:ascii="黑体" w:eastAsia="黑体" w:cs="黑体" w:hint="eastAsia"/>
          <w:sz w:val="24"/>
          <w:szCs w:val="24"/>
        </w:rPr>
        <w:t>分）</w:t>
      </w:r>
    </w:p>
    <w:p w:rsidR="00A711CD" w:rsidRPr="002C6729" w:rsidRDefault="007227FF" w:rsidP="002C6729">
      <w:pPr>
        <w:outlineLvl w:val="0"/>
        <w:rPr>
          <w:rFonts w:ascii="Times New Roman" w:cs="Times New Roman"/>
        </w:rPr>
      </w:pPr>
      <w:r>
        <w:rPr>
          <w:noProof/>
        </w:rPr>
        <w:drawing>
          <wp:anchor distT="0" distB="0" distL="114300" distR="114300" simplePos="0" relativeHeight="251652096" behindDoc="1" locked="0" layoutInCell="1" allowOverlap="1">
            <wp:simplePos x="0" y="0"/>
            <wp:positionH relativeFrom="column">
              <wp:posOffset>-115732</wp:posOffset>
            </wp:positionH>
            <wp:positionV relativeFrom="paragraph">
              <wp:posOffset>382013</wp:posOffset>
            </wp:positionV>
            <wp:extent cx="2523299" cy="2188217"/>
            <wp:effectExtent l="1905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srcRect/>
                    <a:stretch>
                      <a:fillRect/>
                    </a:stretch>
                  </pic:blipFill>
                  <pic:spPr bwMode="auto">
                    <a:xfrm>
                      <a:off x="0" y="0"/>
                      <a:ext cx="2523299" cy="2188217"/>
                    </a:xfrm>
                    <a:prstGeom prst="rect">
                      <a:avLst/>
                    </a:prstGeom>
                    <a:noFill/>
                    <a:ln w="9525">
                      <a:noFill/>
                      <a:miter lim="800000"/>
                      <a:headEnd/>
                      <a:tailEnd/>
                    </a:ln>
                  </pic:spPr>
                </pic:pic>
              </a:graphicData>
            </a:graphic>
          </wp:anchor>
        </w:drawing>
      </w:r>
      <w:r w:rsidR="00A711CD" w:rsidRPr="002C6729">
        <w:rPr>
          <w:rFonts w:ascii="Times New Roman" w:cs="Times New Roman"/>
        </w:rPr>
        <w:t xml:space="preserve">1. </w:t>
      </w:r>
      <w:r w:rsidR="00A711CD" w:rsidRPr="002C6729">
        <w:rPr>
          <w:rFonts w:ascii="Times New Roman" w:hint="eastAsia"/>
        </w:rPr>
        <w:t>下图是一种聚酰胺及其添加</w:t>
      </w:r>
      <w:r w:rsidR="00A711CD" w:rsidRPr="002C6729">
        <w:rPr>
          <w:rFonts w:ascii="Times New Roman" w:cs="Times New Roman"/>
        </w:rPr>
        <w:t>2%CNTs(</w:t>
      </w:r>
      <w:r w:rsidR="00A711CD" w:rsidRPr="002C6729">
        <w:rPr>
          <w:rFonts w:ascii="Times New Roman" w:hint="eastAsia"/>
        </w:rPr>
        <w:t>碳纳米管</w:t>
      </w:r>
      <w:r w:rsidR="00A711CD" w:rsidRPr="002C6729">
        <w:rPr>
          <w:rFonts w:ascii="Times New Roman" w:cs="Times New Roman"/>
        </w:rPr>
        <w:t>)</w:t>
      </w:r>
      <w:r w:rsidR="00A711CD" w:rsidRPr="002C6729">
        <w:rPr>
          <w:rFonts w:ascii="Times New Roman" w:hint="eastAsia"/>
        </w:rPr>
        <w:t>样品以</w:t>
      </w:r>
      <w:smartTag w:uri="urn:schemas-microsoft-com:office:smarttags" w:element="chmetcnv">
        <w:smartTagPr>
          <w:attr w:name="UnitName" w:val="℃"/>
          <w:attr w:name="SourceValue" w:val="10"/>
          <w:attr w:name="HasSpace" w:val="False"/>
          <w:attr w:name="Negative" w:val="False"/>
          <w:attr w:name="NumberType" w:val="1"/>
          <w:attr w:name="TCSC" w:val="0"/>
        </w:smartTagPr>
        <w:r w:rsidR="00A711CD" w:rsidRPr="002C6729">
          <w:rPr>
            <w:rFonts w:ascii="Times New Roman" w:cs="Times New Roman"/>
          </w:rPr>
          <w:t>10</w:t>
        </w:r>
        <w:r w:rsidR="00A711CD" w:rsidRPr="002C6729">
          <w:rPr>
            <w:rFonts w:ascii="Times New Roman" w:hAnsi="宋体" w:hint="eastAsia"/>
          </w:rPr>
          <w:t>℃</w:t>
        </w:r>
      </w:smartTag>
      <w:r w:rsidR="00A711CD" w:rsidRPr="002C6729">
        <w:rPr>
          <w:rFonts w:ascii="Times New Roman" w:cs="Times New Roman"/>
        </w:rPr>
        <w:t>/min</w:t>
      </w:r>
      <w:r w:rsidR="00A711CD" w:rsidRPr="002C6729">
        <w:rPr>
          <w:rFonts w:ascii="Times New Roman" w:hint="eastAsia"/>
        </w:rPr>
        <w:t>的降温速度得到的</w:t>
      </w:r>
      <w:r w:rsidR="00A711CD" w:rsidRPr="002C6729">
        <w:rPr>
          <w:rFonts w:ascii="Times New Roman" w:cs="Times New Roman"/>
        </w:rPr>
        <w:t>DSC</w:t>
      </w:r>
      <w:r w:rsidR="00A711CD" w:rsidRPr="002C6729">
        <w:rPr>
          <w:rFonts w:ascii="Times New Roman" w:hint="eastAsia"/>
        </w:rPr>
        <w:t>曲线。说明</w:t>
      </w:r>
      <w:r w:rsidR="00A711CD" w:rsidRPr="002C6729">
        <w:rPr>
          <w:rFonts w:ascii="Times New Roman" w:cs="Times New Roman"/>
        </w:rPr>
        <w:t>CNTs</w:t>
      </w:r>
      <w:r w:rsidR="00A711CD" w:rsidRPr="002C6729">
        <w:rPr>
          <w:rFonts w:ascii="Times New Roman" w:hint="eastAsia"/>
        </w:rPr>
        <w:t>对</w:t>
      </w:r>
      <w:r w:rsidR="00A711CD" w:rsidRPr="002C6729">
        <w:rPr>
          <w:rFonts w:ascii="Times New Roman" w:cs="Times New Roman"/>
        </w:rPr>
        <w:t>PA</w:t>
      </w:r>
      <w:r w:rsidR="00A711CD" w:rsidRPr="002C6729">
        <w:rPr>
          <w:rFonts w:ascii="Times New Roman" w:hint="eastAsia"/>
        </w:rPr>
        <w:t>结晶性能造成的影响。</w:t>
      </w:r>
      <w:r w:rsidR="00A711CD" w:rsidRPr="002C6729">
        <w:rPr>
          <w:rFonts w:ascii="Times New Roman" w:cs="Times New Roman"/>
        </w:rPr>
        <w:t xml:space="preserve"> </w:t>
      </w:r>
    </w:p>
    <w:p w:rsidR="00A711CD" w:rsidRDefault="004F36A2" w:rsidP="00FB435D">
      <w:pPr>
        <w:outlineLvl w:val="0"/>
        <w:rPr>
          <w:rFonts w:cs="Times New Roman"/>
        </w:rPr>
      </w:pPr>
      <w:r>
        <w:rPr>
          <w:rFonts w:cs="Times New Roman"/>
          <w:noProof/>
        </w:rPr>
        <w:pict>
          <v:shapetype id="_x0000_t202" coordsize="21600,21600" o:spt="202" path="m,l,21600r21600,l21600,xe">
            <v:stroke joinstyle="miter"/>
            <v:path gradientshapeok="t" o:connecttype="rect"/>
          </v:shapetype>
          <v:shape id="_x0000_s1081" type="#_x0000_t202" style="position:absolute;left:0;text-align:left;margin-left:188.8pt;margin-top:15.1pt;width:265.9pt;height:100.8pt;z-index:251668480;mso-height-percent:200;mso-height-percent:200;mso-width-relative:margin;mso-height-relative:margin" stroked="f">
            <v:textbox style="mso-fit-shape-to-text:t">
              <w:txbxContent>
                <w:p w:rsidR="00417DC2" w:rsidRDefault="00417DC2" w:rsidP="00417DC2">
                  <w:pPr>
                    <w:outlineLvl w:val="0"/>
                    <w:rPr>
                      <w:rFonts w:ascii="Times New Roman" w:eastAsia="仿宋_GB2312" w:cs="Times New Roman"/>
                    </w:rPr>
                  </w:pPr>
                  <w:r w:rsidRPr="00417DC2">
                    <w:rPr>
                      <w:rFonts w:ascii="Times New Roman" w:eastAsia="仿宋_GB2312" w:cs="Times New Roman" w:hint="eastAsia"/>
                    </w:rPr>
                    <w:t>PA</w:t>
                  </w:r>
                  <w:r w:rsidRPr="00417DC2">
                    <w:rPr>
                      <w:rFonts w:ascii="Times New Roman" w:eastAsia="仿宋_GB2312" w:cs="Times New Roman" w:hint="eastAsia"/>
                    </w:rPr>
                    <w:t>的结晶过程基本从</w:t>
                  </w:r>
                  <w:r w:rsidRPr="00417DC2">
                    <w:rPr>
                      <w:rFonts w:ascii="Times New Roman" w:eastAsia="仿宋_GB2312" w:cs="Times New Roman" w:hint="eastAsia"/>
                    </w:rPr>
                    <w:t>169</w:t>
                  </w:r>
                  <w:r w:rsidRPr="00417DC2">
                    <w:rPr>
                      <w:rFonts w:ascii="Times New Roman" w:eastAsia="仿宋_GB2312" w:cs="Times New Roman" w:hint="eastAsia"/>
                    </w:rPr>
                    <w:t>℃</w:t>
                  </w:r>
                  <w:r>
                    <w:rPr>
                      <w:rFonts w:ascii="Times New Roman" w:eastAsia="仿宋_GB2312" w:cs="Times New Roman" w:hint="eastAsia"/>
                    </w:rPr>
                    <w:t>开始，到</w:t>
                  </w:r>
                  <w:r w:rsidRPr="00417DC2">
                    <w:rPr>
                      <w:rFonts w:ascii="Times New Roman" w:eastAsia="仿宋_GB2312" w:cs="Times New Roman" w:hint="eastAsia"/>
                    </w:rPr>
                    <w:t>151</w:t>
                  </w:r>
                  <w:r w:rsidRPr="00417DC2">
                    <w:rPr>
                      <w:rFonts w:ascii="Times New Roman" w:eastAsia="仿宋_GB2312" w:cs="Times New Roman" w:hint="eastAsia"/>
                    </w:rPr>
                    <w:t>℃</w:t>
                  </w:r>
                  <w:r>
                    <w:rPr>
                      <w:rFonts w:ascii="Times New Roman" w:eastAsia="仿宋_GB2312" w:cs="Times New Roman" w:hint="eastAsia"/>
                    </w:rPr>
                    <w:t>基本结束</w:t>
                  </w:r>
                  <w:r w:rsidRPr="00417DC2">
                    <w:rPr>
                      <w:rFonts w:ascii="Times New Roman" w:eastAsia="仿宋_GB2312" w:cs="Times New Roman" w:hint="eastAsia"/>
                    </w:rPr>
                    <w:t>，其中峰值结晶温度</w:t>
                  </w:r>
                  <w:r>
                    <w:rPr>
                      <w:rFonts w:ascii="Times New Roman" w:eastAsia="仿宋_GB2312" w:cs="Times New Roman" w:hint="eastAsia"/>
                    </w:rPr>
                    <w:t>1</w:t>
                  </w:r>
                  <w:r w:rsidRPr="00417DC2">
                    <w:rPr>
                      <w:rFonts w:ascii="Times New Roman" w:eastAsia="仿宋_GB2312" w:cs="Times New Roman" w:hint="eastAsia"/>
                    </w:rPr>
                    <w:t>64</w:t>
                  </w:r>
                  <w:r w:rsidRPr="00417DC2">
                    <w:rPr>
                      <w:rFonts w:ascii="Times New Roman" w:eastAsia="仿宋_GB2312" w:cs="Times New Roman" w:hint="eastAsia"/>
                    </w:rPr>
                    <w:t>℃左右。结晶过程中释放的结晶热为</w:t>
                  </w:r>
                  <w:r w:rsidRPr="00417DC2">
                    <w:rPr>
                      <w:rFonts w:ascii="Times New Roman" w:eastAsia="仿宋_GB2312" w:cs="Times New Roman" w:hint="eastAsia"/>
                    </w:rPr>
                    <w:t>63.7J/g</w:t>
                  </w:r>
                  <w:r w:rsidRPr="00417DC2">
                    <w:rPr>
                      <w:rFonts w:ascii="Times New Roman" w:eastAsia="仿宋_GB2312" w:cs="Times New Roman" w:hint="eastAsia"/>
                    </w:rPr>
                    <w:t>。</w:t>
                  </w:r>
                </w:p>
                <w:p w:rsidR="00417DC2" w:rsidRPr="00417DC2" w:rsidRDefault="00417DC2" w:rsidP="00417DC2">
                  <w:pPr>
                    <w:outlineLvl w:val="0"/>
                    <w:rPr>
                      <w:rFonts w:ascii="Times New Roman" w:eastAsia="仿宋_GB2312" w:cs="Times New Roman"/>
                    </w:rPr>
                  </w:pPr>
                </w:p>
                <w:p w:rsidR="00417DC2" w:rsidRPr="00417DC2" w:rsidRDefault="00417DC2" w:rsidP="00417DC2">
                  <w:pPr>
                    <w:outlineLvl w:val="0"/>
                    <w:rPr>
                      <w:rFonts w:eastAsia="仿宋_GB2312" w:cs="Times New Roman"/>
                    </w:rPr>
                  </w:pPr>
                  <w:r w:rsidRPr="00417DC2">
                    <w:rPr>
                      <w:rFonts w:ascii="Times New Roman" w:eastAsia="仿宋_GB2312" w:cs="Times New Roman"/>
                    </w:rPr>
                    <w:t>2%</w:t>
                  </w:r>
                  <w:r w:rsidRPr="00417DC2">
                    <w:rPr>
                      <w:rFonts w:ascii="Times New Roman" w:eastAsia="仿宋_GB2312" w:cs="Times New Roman" w:hint="eastAsia"/>
                    </w:rPr>
                    <w:t>的</w:t>
                  </w:r>
                  <w:r w:rsidRPr="00417DC2">
                    <w:rPr>
                      <w:rFonts w:ascii="Times New Roman" w:eastAsia="仿宋_GB2312" w:cs="Times New Roman"/>
                    </w:rPr>
                    <w:t>CNTs</w:t>
                  </w:r>
                  <w:r w:rsidRPr="00417DC2">
                    <w:rPr>
                      <w:rFonts w:ascii="Times New Roman" w:eastAsia="仿宋_GB2312" w:cs="Times New Roman" w:hint="eastAsia"/>
                    </w:rPr>
                    <w:t>使</w:t>
                  </w:r>
                  <w:r w:rsidRPr="00417DC2">
                    <w:rPr>
                      <w:rFonts w:ascii="Times New Roman" w:eastAsia="仿宋_GB2312" w:cs="Times New Roman" w:hint="eastAsia"/>
                    </w:rPr>
                    <w:t>PA</w:t>
                  </w:r>
                  <w:r w:rsidRPr="00417DC2">
                    <w:rPr>
                      <w:rFonts w:ascii="Times New Roman" w:eastAsia="仿宋_GB2312" w:cs="Times New Roman" w:hint="eastAsia"/>
                    </w:rPr>
                    <w:t>的结晶过程提前发生，</w:t>
                  </w:r>
                  <w:r>
                    <w:rPr>
                      <w:rFonts w:ascii="Times New Roman" w:eastAsia="仿宋_GB2312" w:cs="Times New Roman" w:hint="eastAsia"/>
                    </w:rPr>
                    <w:t>起始结晶发生再</w:t>
                  </w:r>
                  <w:r>
                    <w:rPr>
                      <w:rFonts w:ascii="Times New Roman" w:eastAsia="仿宋_GB2312" w:cs="Times New Roman" w:hint="eastAsia"/>
                    </w:rPr>
                    <w:t>179</w:t>
                  </w:r>
                  <w:r>
                    <w:rPr>
                      <w:rFonts w:ascii="Times New Roman" w:eastAsia="仿宋_GB2312" w:cs="Times New Roman" w:hint="eastAsia"/>
                    </w:rPr>
                    <w:t>℃，到</w:t>
                  </w:r>
                  <w:r w:rsidRPr="00417DC2">
                    <w:rPr>
                      <w:rFonts w:ascii="Times New Roman" w:eastAsia="仿宋_GB2312" w:cs="Times New Roman" w:hint="eastAsia"/>
                    </w:rPr>
                    <w:t>1</w:t>
                  </w:r>
                  <w:r>
                    <w:rPr>
                      <w:rFonts w:ascii="Times New Roman" w:eastAsia="仿宋_GB2312" w:cs="Times New Roman" w:hint="eastAsia"/>
                    </w:rPr>
                    <w:t>60</w:t>
                  </w:r>
                  <w:r w:rsidRPr="00417DC2">
                    <w:rPr>
                      <w:rFonts w:ascii="Times New Roman" w:eastAsia="仿宋_GB2312" w:cs="Times New Roman" w:hint="eastAsia"/>
                    </w:rPr>
                    <w:t>℃</w:t>
                  </w:r>
                  <w:r>
                    <w:rPr>
                      <w:rFonts w:ascii="Times New Roman" w:eastAsia="仿宋_GB2312" w:cs="Times New Roman" w:hint="eastAsia"/>
                    </w:rPr>
                    <w:t>基本结束</w:t>
                  </w:r>
                  <w:r w:rsidRPr="00417DC2">
                    <w:rPr>
                      <w:rFonts w:ascii="Times New Roman" w:eastAsia="仿宋_GB2312" w:cs="Times New Roman" w:hint="eastAsia"/>
                    </w:rPr>
                    <w:t>，峰值结晶温度</w:t>
                  </w:r>
                  <w:r>
                    <w:rPr>
                      <w:rFonts w:ascii="Times New Roman" w:eastAsia="仿宋_GB2312" w:cs="Times New Roman" w:hint="eastAsia"/>
                    </w:rPr>
                    <w:t>1</w:t>
                  </w:r>
                  <w:r w:rsidRPr="00417DC2">
                    <w:rPr>
                      <w:rFonts w:ascii="Times New Roman" w:eastAsia="仿宋_GB2312" w:cs="Times New Roman" w:hint="eastAsia"/>
                    </w:rPr>
                    <w:t>6</w:t>
                  </w:r>
                  <w:r>
                    <w:rPr>
                      <w:rFonts w:ascii="Times New Roman" w:eastAsia="仿宋_GB2312" w:cs="Times New Roman" w:hint="eastAsia"/>
                    </w:rPr>
                    <w:t>9</w:t>
                  </w:r>
                  <w:r w:rsidRPr="00417DC2">
                    <w:rPr>
                      <w:rFonts w:ascii="Times New Roman" w:eastAsia="仿宋_GB2312" w:cs="Times New Roman" w:hint="eastAsia"/>
                    </w:rPr>
                    <w:t>℃左右</w:t>
                  </w:r>
                  <w:r>
                    <w:rPr>
                      <w:rFonts w:ascii="Times New Roman" w:eastAsia="仿宋_GB2312" w:cs="Times New Roman" w:hint="eastAsia"/>
                    </w:rPr>
                    <w:t>，</w:t>
                  </w:r>
                  <w:r w:rsidRPr="00417DC2">
                    <w:rPr>
                      <w:rFonts w:ascii="Times New Roman" w:eastAsia="仿宋_GB2312" w:cs="Times New Roman" w:hint="eastAsia"/>
                    </w:rPr>
                    <w:t>结晶热为</w:t>
                  </w:r>
                  <w:r>
                    <w:rPr>
                      <w:rFonts w:ascii="Times New Roman" w:eastAsia="仿宋_GB2312" w:cs="Times New Roman" w:hint="eastAsia"/>
                    </w:rPr>
                    <w:t>46.9</w:t>
                  </w:r>
                  <w:r w:rsidRPr="00417DC2">
                    <w:rPr>
                      <w:rFonts w:ascii="Times New Roman" w:eastAsia="仿宋_GB2312" w:cs="Times New Roman" w:hint="eastAsia"/>
                    </w:rPr>
                    <w:t>J/g</w:t>
                  </w:r>
                  <w:r w:rsidRPr="00417DC2">
                    <w:rPr>
                      <w:rFonts w:ascii="Times New Roman" w:eastAsia="仿宋_GB2312" w:cs="Times New Roman" w:hint="eastAsia"/>
                    </w:rPr>
                    <w:t>。</w:t>
                  </w:r>
                </w:p>
                <w:p w:rsidR="00417DC2" w:rsidRPr="00417DC2" w:rsidRDefault="00417DC2">
                  <w:pPr>
                    <w:rPr>
                      <w:rFonts w:eastAsia="仿宋_GB2312"/>
                    </w:rPr>
                  </w:pPr>
                </w:p>
              </w:txbxContent>
            </v:textbox>
          </v:shape>
        </w:pict>
      </w:r>
      <w:r w:rsidRPr="004F36A2">
        <w:rPr>
          <w:noProof/>
        </w:rPr>
        <w:pict>
          <v:shape id="_x0000_s1027" type="#_x0000_t202" style="position:absolute;left:0;text-align:left;margin-left:83.6pt;margin-top:6pt;width:28.95pt;height:22.8pt;z-index:251653120" stroked="f">
            <v:fill opacity="0"/>
            <v:textbox style="mso-fit-shape-to-text:t">
              <w:txbxContent>
                <w:p w:rsidR="00A711CD" w:rsidRPr="000C6BAB" w:rsidRDefault="00A711CD" w:rsidP="000C6BAB">
                  <w:pPr>
                    <w:rPr>
                      <w:rFonts w:ascii="Times New Roman" w:cs="Times New Roman"/>
                      <w:b/>
                      <w:bCs/>
                      <w:sz w:val="15"/>
                      <w:szCs w:val="15"/>
                    </w:rPr>
                  </w:pPr>
                  <w:r w:rsidRPr="000C6BAB">
                    <w:rPr>
                      <w:rFonts w:ascii="Times New Roman" w:cs="Times New Roman"/>
                      <w:b/>
                      <w:bCs/>
                      <w:sz w:val="15"/>
                      <w:szCs w:val="15"/>
                    </w:rPr>
                    <w:t>PA</w:t>
                  </w:r>
                </w:p>
              </w:txbxContent>
            </v:textbox>
          </v:shape>
        </w:pict>
      </w:r>
      <w:r w:rsidR="00417DC2">
        <w:rPr>
          <w:rFonts w:cs="Times New Roman" w:hint="eastAsia"/>
        </w:rPr>
        <w:t xml:space="preserve">                                               </w:t>
      </w:r>
    </w:p>
    <w:p w:rsidR="00A711CD" w:rsidRPr="00FB435D" w:rsidRDefault="00A711CD" w:rsidP="003E224A">
      <w:pPr>
        <w:spacing w:line="360" w:lineRule="auto"/>
        <w:outlineLvl w:val="0"/>
        <w:rPr>
          <w:rFonts w:cs="Times New Roman"/>
        </w:rPr>
      </w:pPr>
    </w:p>
    <w:p w:rsidR="00A711CD" w:rsidRPr="00FB435D" w:rsidRDefault="004F36A2" w:rsidP="003E224A">
      <w:pPr>
        <w:spacing w:line="360" w:lineRule="auto"/>
        <w:outlineLvl w:val="0"/>
        <w:rPr>
          <w:rFonts w:cs="Times New Roman"/>
        </w:rPr>
      </w:pPr>
      <w:r w:rsidRPr="004F36A2">
        <w:rPr>
          <w:noProof/>
        </w:rPr>
        <w:pict>
          <v:shape id="_x0000_s1029" type="#_x0000_t202" style="position:absolute;left:0;text-align:left;margin-left:-6.1pt;margin-top:15.85pt;width:41.45pt;height:22.8pt;z-index:251658240" stroked="f">
            <v:fill opacity="0"/>
            <v:textbox style="mso-fit-shape-to-text:t">
              <w:txbxContent>
                <w:p w:rsidR="00A711CD" w:rsidRDefault="00A711CD">
                  <w:pPr>
                    <w:rPr>
                      <w:rFonts w:cs="Times New Roman"/>
                    </w:rPr>
                  </w:pPr>
                  <w:r w:rsidRPr="002C6729">
                    <w:rPr>
                      <w:rFonts w:ascii="Times New Roman" w:cs="Times New Roman"/>
                    </w:rPr>
                    <w:t>ΔH</w:t>
                  </w:r>
                  <w:r w:rsidRPr="002C6729">
                    <w:rPr>
                      <w:rFonts w:ascii="Times New Roman" w:cs="Times New Roman"/>
                      <w:vertAlign w:val="subscript"/>
                    </w:rPr>
                    <w:t>c</w:t>
                  </w:r>
                  <w:r>
                    <w:rPr>
                      <w:rFonts w:ascii="Times New Roman" w:cs="Times New Roman"/>
                    </w:rPr>
                    <w:t>=</w:t>
                  </w:r>
                </w:p>
              </w:txbxContent>
            </v:textbox>
          </v:shape>
        </w:pict>
      </w:r>
      <w:r w:rsidRPr="004F36A2">
        <w:rPr>
          <w:noProof/>
        </w:rPr>
        <w:pict>
          <v:shape id="_x0000_s1028" type="#_x0000_t202" style="position:absolute;left:0;text-align:left;margin-left:100.2pt;margin-top:18.35pt;width:60.95pt;height:22.8pt;z-index:251654144" stroked="f">
            <v:fill opacity="0"/>
            <v:textbox style="mso-fit-shape-to-text:t">
              <w:txbxContent>
                <w:p w:rsidR="00A711CD" w:rsidRPr="000C6BAB" w:rsidRDefault="00A711CD" w:rsidP="000C6BAB">
                  <w:pPr>
                    <w:rPr>
                      <w:rFonts w:ascii="Times New Roman" w:cs="Times New Roman"/>
                      <w:b/>
                      <w:bCs/>
                      <w:sz w:val="15"/>
                      <w:szCs w:val="15"/>
                    </w:rPr>
                  </w:pPr>
                  <w:r w:rsidRPr="000C6BAB">
                    <w:rPr>
                      <w:rFonts w:ascii="Times New Roman" w:cs="Times New Roman"/>
                      <w:b/>
                      <w:bCs/>
                      <w:sz w:val="15"/>
                      <w:szCs w:val="15"/>
                    </w:rPr>
                    <w:t>PA</w:t>
                  </w:r>
                  <w:r>
                    <w:rPr>
                      <w:rFonts w:ascii="Times New Roman" w:cs="Times New Roman"/>
                      <w:b/>
                      <w:bCs/>
                      <w:sz w:val="15"/>
                      <w:szCs w:val="15"/>
                    </w:rPr>
                    <w:t>/2%CNTs</w:t>
                  </w:r>
                </w:p>
              </w:txbxContent>
            </v:textbox>
          </v:shape>
        </w:pict>
      </w:r>
    </w:p>
    <w:p w:rsidR="00A711CD" w:rsidRPr="00A1055F" w:rsidRDefault="004F36A2" w:rsidP="003E224A">
      <w:pPr>
        <w:spacing w:line="360" w:lineRule="auto"/>
        <w:outlineLvl w:val="0"/>
        <w:rPr>
          <w:rFonts w:cs="Times New Roman"/>
        </w:rPr>
      </w:pPr>
      <w:r w:rsidRPr="004F36A2">
        <w:rPr>
          <w:noProof/>
        </w:rPr>
        <w:pict>
          <v:shape id="_x0000_s1030" type="#_x0000_t202" style="position:absolute;left:0;text-align:left;margin-left:-6.1pt;margin-top:11.2pt;width:51.55pt;height:22.8pt;z-index:251659264" stroked="f">
            <v:fill opacity="0"/>
            <v:textbox style="mso-fit-shape-to-text:t">
              <w:txbxContent>
                <w:p w:rsidR="00A711CD" w:rsidRDefault="00A711CD" w:rsidP="002C6729">
                  <w:pPr>
                    <w:rPr>
                      <w:rFonts w:cs="Times New Roman"/>
                    </w:rPr>
                  </w:pPr>
                  <w:r>
                    <w:rPr>
                      <w:rFonts w:ascii="Times New Roman" w:cs="Times New Roman"/>
                    </w:rPr>
                    <w:t>63.7</w:t>
                  </w:r>
                  <w:r w:rsidRPr="002C6729">
                    <w:rPr>
                      <w:rFonts w:ascii="Times New Roman" w:cs="Times New Roman"/>
                    </w:rPr>
                    <w:t>/ J/g</w:t>
                  </w:r>
                </w:p>
              </w:txbxContent>
            </v:textbox>
          </v:shape>
        </w:pict>
      </w:r>
    </w:p>
    <w:p w:rsidR="00A711CD" w:rsidRDefault="004F36A2" w:rsidP="003E224A">
      <w:pPr>
        <w:spacing w:line="360" w:lineRule="auto"/>
        <w:outlineLvl w:val="0"/>
        <w:rPr>
          <w:rFonts w:cs="Times New Roman"/>
        </w:rPr>
      </w:pPr>
      <w:r w:rsidRPr="004F36A2">
        <w:rPr>
          <w:noProof/>
        </w:rPr>
        <w:pict>
          <v:shape id="_x0000_s1031" type="#_x0000_t202" style="position:absolute;left:0;text-align:left;margin-left:-6.1pt;margin-top:10.6pt;width:51.55pt;height:22.8pt;z-index:251660288" stroked="f">
            <v:fill opacity="0"/>
            <v:textbox style="mso-fit-shape-to-text:t">
              <w:txbxContent>
                <w:p w:rsidR="00A711CD" w:rsidRDefault="00A711CD" w:rsidP="002C6729">
                  <w:pPr>
                    <w:rPr>
                      <w:rFonts w:cs="Times New Roman"/>
                    </w:rPr>
                  </w:pPr>
                  <w:r>
                    <w:rPr>
                      <w:rFonts w:ascii="Times New Roman" w:cs="Times New Roman"/>
                    </w:rPr>
                    <w:t>46.9</w:t>
                  </w:r>
                  <w:r w:rsidRPr="002C6729">
                    <w:rPr>
                      <w:rFonts w:ascii="Times New Roman" w:cs="Times New Roman"/>
                    </w:rPr>
                    <w:t>/ J/g</w:t>
                  </w:r>
                </w:p>
              </w:txbxContent>
            </v:textbox>
          </v:shape>
        </w:pict>
      </w:r>
    </w:p>
    <w:p w:rsidR="00A711CD" w:rsidRPr="00FB435D" w:rsidRDefault="00A711CD" w:rsidP="003E224A">
      <w:pPr>
        <w:spacing w:line="360" w:lineRule="auto"/>
        <w:outlineLvl w:val="0"/>
        <w:rPr>
          <w:rFonts w:cs="Times New Roman"/>
        </w:rPr>
      </w:pPr>
    </w:p>
    <w:p w:rsidR="00A711CD" w:rsidRDefault="00A711CD" w:rsidP="003E224A">
      <w:pPr>
        <w:spacing w:line="360" w:lineRule="auto"/>
        <w:outlineLvl w:val="0"/>
        <w:rPr>
          <w:rFonts w:cs="Times New Roman"/>
        </w:rPr>
      </w:pPr>
    </w:p>
    <w:p w:rsidR="00A711CD" w:rsidRPr="00417DC2" w:rsidRDefault="00A711CD" w:rsidP="003E224A">
      <w:pPr>
        <w:spacing w:line="360" w:lineRule="auto"/>
        <w:outlineLvl w:val="0"/>
        <w:rPr>
          <w:rFonts w:cs="Times New Roman"/>
        </w:rPr>
      </w:pPr>
    </w:p>
    <w:p w:rsidR="00A711CD" w:rsidRDefault="00417DC2" w:rsidP="003E224A">
      <w:pPr>
        <w:spacing w:line="360" w:lineRule="auto"/>
        <w:outlineLvl w:val="0"/>
        <w:rPr>
          <w:rFonts w:ascii="Times New Roman" w:eastAsia="仿宋_GB2312" w:cs="Times New Roman"/>
        </w:rPr>
      </w:pPr>
      <w:r>
        <w:rPr>
          <w:rFonts w:ascii="Times New Roman" w:eastAsia="仿宋_GB2312" w:cs="Times New Roman" w:hint="eastAsia"/>
        </w:rPr>
        <w:t>综合分析，</w:t>
      </w:r>
      <w:r w:rsidRPr="00417DC2">
        <w:rPr>
          <w:rFonts w:ascii="Times New Roman" w:eastAsia="仿宋_GB2312" w:cs="Times New Roman"/>
        </w:rPr>
        <w:t>CNTs</w:t>
      </w:r>
      <w:r>
        <w:rPr>
          <w:rFonts w:ascii="Times New Roman" w:eastAsia="仿宋_GB2312" w:cs="Times New Roman" w:hint="eastAsia"/>
        </w:rPr>
        <w:t>对</w:t>
      </w:r>
      <w:r w:rsidRPr="00417DC2">
        <w:rPr>
          <w:rFonts w:ascii="Times New Roman" w:eastAsia="仿宋_GB2312" w:cs="Times New Roman" w:hint="eastAsia"/>
        </w:rPr>
        <w:t>PA</w:t>
      </w:r>
      <w:r>
        <w:rPr>
          <w:rFonts w:ascii="Times New Roman" w:eastAsia="仿宋_GB2312" w:cs="Times New Roman" w:hint="eastAsia"/>
        </w:rPr>
        <w:t>结晶影响作用在两个方面：</w:t>
      </w:r>
    </w:p>
    <w:p w:rsidR="00417DC2" w:rsidRPr="00417DC2" w:rsidRDefault="00417DC2" w:rsidP="003E224A">
      <w:pPr>
        <w:spacing w:line="360" w:lineRule="auto"/>
        <w:outlineLvl w:val="0"/>
        <w:rPr>
          <w:rFonts w:cs="Times New Roman"/>
        </w:rPr>
      </w:pPr>
      <w:r w:rsidRPr="00417DC2">
        <w:rPr>
          <w:rFonts w:ascii="Times New Roman" w:eastAsia="仿宋_GB2312" w:cs="Times New Roman"/>
        </w:rPr>
        <w:t>1</w:t>
      </w:r>
      <w:r>
        <w:rPr>
          <w:rFonts w:ascii="Times New Roman" w:eastAsia="仿宋_GB2312" w:cs="Times New Roman" w:hint="eastAsia"/>
        </w:rPr>
        <w:t>)</w:t>
      </w:r>
      <w:r>
        <w:rPr>
          <w:rFonts w:ascii="Times New Roman" w:eastAsia="仿宋_GB2312" w:cs="Times New Roman" w:hint="eastAsia"/>
        </w:rPr>
        <w:t>纳米结构的</w:t>
      </w:r>
      <w:r w:rsidRPr="00417DC2">
        <w:rPr>
          <w:rFonts w:ascii="Times New Roman" w:eastAsia="仿宋_GB2312" w:cs="Times New Roman"/>
        </w:rPr>
        <w:t>CNTs</w:t>
      </w:r>
      <w:r>
        <w:rPr>
          <w:rFonts w:ascii="Times New Roman" w:eastAsia="仿宋_GB2312" w:cs="Times New Roman" w:hint="eastAsia"/>
        </w:rPr>
        <w:t>作为成核剂，使</w:t>
      </w:r>
      <w:r>
        <w:rPr>
          <w:rFonts w:ascii="Times New Roman" w:eastAsia="仿宋_GB2312" w:cs="Times New Roman" w:hint="eastAsia"/>
        </w:rPr>
        <w:t>PA</w:t>
      </w:r>
      <w:r>
        <w:rPr>
          <w:rFonts w:ascii="Times New Roman" w:eastAsia="仿宋_GB2312" w:cs="Times New Roman" w:hint="eastAsia"/>
        </w:rPr>
        <w:t>的结晶过程提前发生</w:t>
      </w:r>
    </w:p>
    <w:p w:rsidR="00417DC2" w:rsidRDefault="00417DC2" w:rsidP="003E224A">
      <w:pPr>
        <w:spacing w:line="360" w:lineRule="auto"/>
        <w:outlineLvl w:val="0"/>
        <w:rPr>
          <w:rFonts w:ascii="Times New Roman" w:eastAsia="仿宋_GB2312" w:cs="Times New Roman"/>
        </w:rPr>
      </w:pPr>
      <w:r>
        <w:rPr>
          <w:rFonts w:ascii="Times New Roman" w:eastAsia="仿宋_GB2312" w:cs="Times New Roman" w:hint="eastAsia"/>
        </w:rPr>
        <w:t>2)</w:t>
      </w:r>
      <w:r>
        <w:rPr>
          <w:rFonts w:ascii="Times New Roman" w:eastAsia="仿宋_GB2312" w:cs="Times New Roman" w:hint="eastAsia"/>
        </w:rPr>
        <w:t>刚性的</w:t>
      </w:r>
      <w:r w:rsidRPr="00417DC2">
        <w:rPr>
          <w:rFonts w:ascii="Times New Roman" w:eastAsia="仿宋_GB2312" w:cs="Times New Roman"/>
        </w:rPr>
        <w:t>CNTs</w:t>
      </w:r>
      <w:r>
        <w:rPr>
          <w:rFonts w:ascii="Times New Roman" w:eastAsia="仿宋_GB2312" w:cs="Times New Roman" w:hint="eastAsia"/>
        </w:rPr>
        <w:t>形成的网络限制了柔性</w:t>
      </w:r>
      <w:r>
        <w:rPr>
          <w:rFonts w:ascii="Times New Roman" w:eastAsia="仿宋_GB2312" w:cs="Times New Roman" w:hint="eastAsia"/>
        </w:rPr>
        <w:t>PA</w:t>
      </w:r>
      <w:r>
        <w:rPr>
          <w:rFonts w:ascii="Times New Roman" w:eastAsia="仿宋_GB2312" w:cs="Times New Roman" w:hint="eastAsia"/>
        </w:rPr>
        <w:t>分子链的运动，导致结晶度降低。</w:t>
      </w:r>
    </w:p>
    <w:p w:rsidR="00417DC2" w:rsidRDefault="00417DC2" w:rsidP="003E224A">
      <w:pPr>
        <w:spacing w:line="360" w:lineRule="auto"/>
        <w:outlineLvl w:val="0"/>
        <w:rPr>
          <w:rFonts w:ascii="Times New Roman" w:cs="Times New Roman"/>
        </w:rPr>
      </w:pPr>
    </w:p>
    <w:p w:rsidR="00A711CD" w:rsidRPr="000C6BAB" w:rsidRDefault="00A711CD" w:rsidP="003E224A">
      <w:pPr>
        <w:spacing w:line="360" w:lineRule="auto"/>
        <w:outlineLvl w:val="0"/>
        <w:rPr>
          <w:rFonts w:ascii="Times New Roman" w:cs="Times New Roman"/>
        </w:rPr>
      </w:pPr>
      <w:r w:rsidRPr="000C6BAB">
        <w:rPr>
          <w:rFonts w:ascii="Times New Roman" w:cs="Times New Roman"/>
        </w:rPr>
        <w:t>(b)</w:t>
      </w:r>
      <w:r w:rsidRPr="000C6BAB">
        <w:rPr>
          <w:rFonts w:ascii="Times New Roman" w:hint="eastAsia"/>
        </w:rPr>
        <w:t>纯</w:t>
      </w:r>
      <w:r w:rsidRPr="000C6BAB">
        <w:rPr>
          <w:rFonts w:ascii="Times New Roman" w:cs="Times New Roman"/>
        </w:rPr>
        <w:t>PA</w:t>
      </w:r>
      <w:r w:rsidRPr="000C6BAB">
        <w:rPr>
          <w:rFonts w:ascii="Times New Roman" w:hint="eastAsia"/>
        </w:rPr>
        <w:t>在</w:t>
      </w:r>
      <w:r w:rsidRPr="000C6BAB">
        <w:rPr>
          <w:rFonts w:ascii="Times New Roman" w:cs="Times New Roman"/>
        </w:rPr>
        <w:t>170,</w:t>
      </w:r>
      <w:r>
        <w:rPr>
          <w:rFonts w:ascii="Times New Roman" w:cs="Times New Roman"/>
        </w:rPr>
        <w:t xml:space="preserve"> </w:t>
      </w:r>
      <w:r w:rsidRPr="000C6BAB">
        <w:rPr>
          <w:rFonts w:ascii="Times New Roman" w:cs="Times New Roman"/>
        </w:rPr>
        <w:t>168</w:t>
      </w:r>
      <w:r w:rsidRPr="000C6BAB">
        <w:rPr>
          <w:rFonts w:ascii="Times New Roman" w:hint="eastAsia"/>
        </w:rPr>
        <w:t>和</w:t>
      </w:r>
      <w:r w:rsidRPr="000C6BAB">
        <w:rPr>
          <w:rFonts w:ascii="Times New Roman" w:cs="Times New Roman"/>
        </w:rPr>
        <w:t>166</w:t>
      </w:r>
      <w:r>
        <w:rPr>
          <w:rFonts w:ascii="Times New Roman" w:cs="Times New Roman"/>
        </w:rPr>
        <w:t xml:space="preserve"> ºC</w:t>
      </w:r>
      <w:r>
        <w:rPr>
          <w:rFonts w:ascii="Times New Roman" w:hint="eastAsia"/>
        </w:rPr>
        <w:t>下等温结晶的曲线如下图所示，标明三条曲线对应的结晶温度，并从曲线上得到相应的</w:t>
      </w:r>
      <w:r>
        <w:rPr>
          <w:rFonts w:ascii="Times New Roman" w:cs="Times New Roman"/>
        </w:rPr>
        <w:t>t</w:t>
      </w:r>
      <w:r w:rsidRPr="000C6BAB">
        <w:rPr>
          <w:rFonts w:ascii="Times New Roman" w:cs="Times New Roman"/>
          <w:vertAlign w:val="subscript"/>
        </w:rPr>
        <w:t>1/2</w:t>
      </w:r>
      <w:r w:rsidRPr="000C6BAB">
        <w:rPr>
          <w:rFonts w:ascii="Times New Roman" w:hint="eastAsia"/>
        </w:rPr>
        <w:t>。</w:t>
      </w:r>
    </w:p>
    <w:p w:rsidR="00A711CD" w:rsidRDefault="007227FF" w:rsidP="004211E2">
      <w:pPr>
        <w:spacing w:line="360" w:lineRule="auto"/>
        <w:outlineLvl w:val="0"/>
        <w:rPr>
          <w:rFonts w:cs="Times New Roman"/>
        </w:rPr>
      </w:pPr>
      <w:r>
        <w:rPr>
          <w:noProof/>
        </w:rPr>
        <w:drawing>
          <wp:anchor distT="0" distB="0" distL="114300" distR="114300" simplePos="0" relativeHeight="251651072" behindDoc="1" locked="0" layoutInCell="1" allowOverlap="1">
            <wp:simplePos x="0" y="0"/>
            <wp:positionH relativeFrom="column">
              <wp:posOffset>19050</wp:posOffset>
            </wp:positionH>
            <wp:positionV relativeFrom="paragraph">
              <wp:posOffset>55880</wp:posOffset>
            </wp:positionV>
            <wp:extent cx="2540000" cy="1898015"/>
            <wp:effectExtent l="19050" t="0" r="0" b="0"/>
            <wp:wrapNone/>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srcRect/>
                    <a:stretch>
                      <a:fillRect/>
                    </a:stretch>
                  </pic:blipFill>
                  <pic:spPr bwMode="auto">
                    <a:xfrm>
                      <a:off x="0" y="0"/>
                      <a:ext cx="2540000" cy="1898015"/>
                    </a:xfrm>
                    <a:prstGeom prst="rect">
                      <a:avLst/>
                    </a:prstGeom>
                    <a:noFill/>
                    <a:ln w="9525">
                      <a:noFill/>
                      <a:miter lim="800000"/>
                      <a:headEnd/>
                      <a:tailEnd/>
                    </a:ln>
                  </pic:spPr>
                </pic:pic>
              </a:graphicData>
            </a:graphic>
          </wp:anchor>
        </w:drawing>
      </w:r>
      <w:r w:rsidR="004F36A2" w:rsidRPr="004F36A2">
        <w:rPr>
          <w:noProof/>
        </w:rPr>
        <w:pict>
          <v:shape id="_x0000_s1032" type="#_x0000_t202" style="position:absolute;left:0;text-align:left;margin-left:54.65pt;margin-top:17.7pt;width:28.95pt;height:22.8pt;z-index:251657216;mso-position-horizontal-relative:text;mso-position-vertical-relative:text" stroked="f">
            <v:fill opacity="0"/>
            <v:textbox style="mso-fit-shape-to-text:t">
              <w:txbxContent>
                <w:p w:rsidR="00A711CD" w:rsidRPr="00D66C9D" w:rsidRDefault="00A711CD" w:rsidP="00D66C9D">
                  <w:pPr>
                    <w:rPr>
                      <w:rFonts w:ascii="Times New Roman" w:cs="Times New Roman"/>
                    </w:rPr>
                  </w:pPr>
                  <w:r w:rsidRPr="00D66C9D">
                    <w:rPr>
                      <w:rFonts w:ascii="Times New Roman" w:cs="Times New Roman"/>
                    </w:rPr>
                    <w:t>T</w:t>
                  </w:r>
                  <w:r>
                    <w:rPr>
                      <w:rFonts w:ascii="Times New Roman" w:cs="Times New Roman"/>
                    </w:rPr>
                    <w:t>3</w:t>
                  </w:r>
                </w:p>
              </w:txbxContent>
            </v:textbox>
          </v:shape>
        </w:pict>
      </w:r>
    </w:p>
    <w:tbl>
      <w:tblPr>
        <w:tblW w:w="0" w:type="auto"/>
        <w:jc w:val="right"/>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51"/>
        <w:gridCol w:w="1701"/>
        <w:gridCol w:w="1134"/>
      </w:tblGrid>
      <w:tr w:rsidR="00A711CD" w:rsidRPr="003C65D8" w:rsidTr="004D31B2">
        <w:trPr>
          <w:jc w:val="right"/>
        </w:trPr>
        <w:tc>
          <w:tcPr>
            <w:tcW w:w="851" w:type="dxa"/>
          </w:tcPr>
          <w:p w:rsidR="00A711CD" w:rsidRPr="003C65D8" w:rsidRDefault="004F36A2" w:rsidP="003C65D8">
            <w:pPr>
              <w:ind w:right="-153"/>
              <w:jc w:val="center"/>
              <w:outlineLvl w:val="0"/>
              <w:rPr>
                <w:rFonts w:ascii="Times New Roman" w:cs="Times New Roman"/>
                <w:b/>
                <w:bCs/>
              </w:rPr>
            </w:pPr>
            <w:r w:rsidRPr="004F36A2">
              <w:rPr>
                <w:rFonts w:ascii="Times New Roman" w:cs="Times New Roman"/>
                <w:noProof/>
              </w:rPr>
              <w:pict>
                <v:shape id="_x0000_s1035" type="#_x0000_t202" style="position:absolute;left:0;text-align:left;margin-left:-154.9pt;margin-top:2.35pt;width:28.95pt;height:22.8pt;z-index:251655168" stroked="f">
                  <v:fill opacity="0"/>
                  <v:textbox style="mso-fit-shape-to-text:t">
                    <w:txbxContent>
                      <w:p w:rsidR="00A711CD" w:rsidRPr="00D66C9D" w:rsidRDefault="00A711CD">
                        <w:pPr>
                          <w:rPr>
                            <w:rFonts w:ascii="Times New Roman" w:cs="Times New Roman"/>
                          </w:rPr>
                        </w:pPr>
                        <w:r w:rsidRPr="00D66C9D">
                          <w:rPr>
                            <w:rFonts w:ascii="Times New Roman" w:cs="Times New Roman"/>
                          </w:rPr>
                          <w:t>T1</w:t>
                        </w:r>
                      </w:p>
                    </w:txbxContent>
                  </v:textbox>
                </v:shape>
              </w:pict>
            </w:r>
            <w:r w:rsidRPr="004F36A2">
              <w:rPr>
                <w:rFonts w:ascii="Times New Roman" w:cs="Times New Roman"/>
                <w:noProof/>
              </w:rPr>
              <w:pict>
                <v:shape id="_x0000_s1034" type="#_x0000_t202" style="position:absolute;left:0;text-align:left;margin-left:-196.3pt;margin-top:.2pt;width:28.95pt;height:22.8pt;z-index:251656192" stroked="f">
                  <v:fill opacity="0"/>
                  <v:textbox style="mso-fit-shape-to-text:t">
                    <w:txbxContent>
                      <w:p w:rsidR="00A711CD" w:rsidRPr="00D66C9D" w:rsidRDefault="00A711CD" w:rsidP="00D66C9D">
                        <w:pPr>
                          <w:rPr>
                            <w:rFonts w:ascii="Times New Roman" w:cs="Times New Roman"/>
                          </w:rPr>
                        </w:pPr>
                        <w:r w:rsidRPr="00D66C9D">
                          <w:rPr>
                            <w:rFonts w:ascii="Times New Roman" w:cs="Times New Roman"/>
                          </w:rPr>
                          <w:t>T</w:t>
                        </w:r>
                        <w:r>
                          <w:rPr>
                            <w:rFonts w:ascii="Times New Roman" w:cs="Times New Roman"/>
                          </w:rPr>
                          <w:t>2</w:t>
                        </w:r>
                      </w:p>
                    </w:txbxContent>
                  </v:textbox>
                </v:shape>
              </w:pict>
            </w:r>
          </w:p>
        </w:tc>
        <w:tc>
          <w:tcPr>
            <w:tcW w:w="1701" w:type="dxa"/>
            <w:vAlign w:val="bottom"/>
          </w:tcPr>
          <w:p w:rsidR="00A711CD" w:rsidRPr="003C65D8" w:rsidRDefault="00A711CD" w:rsidP="003C65D8">
            <w:pPr>
              <w:ind w:right="-153"/>
              <w:jc w:val="center"/>
              <w:outlineLvl w:val="0"/>
              <w:rPr>
                <w:rFonts w:ascii="Times New Roman" w:cs="Times New Roman"/>
                <w:b/>
                <w:bCs/>
              </w:rPr>
            </w:pPr>
            <w:r w:rsidRPr="003C65D8">
              <w:rPr>
                <w:rFonts w:ascii="Times New Roman" w:cs="Times New Roman"/>
                <w:b/>
                <w:bCs/>
              </w:rPr>
              <w:t>结晶温度</w:t>
            </w:r>
            <w:r w:rsidRPr="003C65D8">
              <w:rPr>
                <w:rFonts w:ascii="Times New Roman" w:cs="Times New Roman"/>
                <w:b/>
                <w:bCs/>
              </w:rPr>
              <w:t>/℃</w:t>
            </w:r>
          </w:p>
        </w:tc>
        <w:tc>
          <w:tcPr>
            <w:tcW w:w="1134" w:type="dxa"/>
            <w:vAlign w:val="bottom"/>
          </w:tcPr>
          <w:p w:rsidR="00A711CD" w:rsidRPr="003C65D8" w:rsidRDefault="00A711CD" w:rsidP="003C65D8">
            <w:pPr>
              <w:ind w:right="-153"/>
              <w:jc w:val="center"/>
              <w:outlineLvl w:val="0"/>
              <w:rPr>
                <w:rFonts w:ascii="Times New Roman" w:cs="Times New Roman"/>
                <w:b/>
                <w:bCs/>
              </w:rPr>
            </w:pPr>
            <w:r w:rsidRPr="003C65D8">
              <w:rPr>
                <w:rFonts w:ascii="Times New Roman" w:cs="Times New Roman"/>
              </w:rPr>
              <w:t>t</w:t>
            </w:r>
            <w:r w:rsidRPr="003C65D8">
              <w:rPr>
                <w:rFonts w:ascii="Times New Roman" w:cs="Times New Roman"/>
                <w:vertAlign w:val="subscript"/>
              </w:rPr>
              <w:t>1/2</w:t>
            </w:r>
            <w:r w:rsidRPr="003C65D8">
              <w:rPr>
                <w:rFonts w:ascii="Times New Roman" w:cs="Times New Roman"/>
                <w:b/>
                <w:bCs/>
              </w:rPr>
              <w:t>/min</w:t>
            </w:r>
          </w:p>
        </w:tc>
      </w:tr>
      <w:tr w:rsidR="00A711CD" w:rsidRPr="003C65D8" w:rsidTr="004D31B2">
        <w:trPr>
          <w:jc w:val="right"/>
        </w:trPr>
        <w:tc>
          <w:tcPr>
            <w:tcW w:w="851" w:type="dxa"/>
          </w:tcPr>
          <w:p w:rsidR="00A711CD" w:rsidRPr="003C65D8" w:rsidRDefault="00A711CD" w:rsidP="003C65D8">
            <w:pPr>
              <w:ind w:right="-153"/>
              <w:jc w:val="center"/>
              <w:outlineLvl w:val="0"/>
              <w:rPr>
                <w:rFonts w:ascii="Times New Roman" w:cs="Times New Roman"/>
                <w:b/>
                <w:bCs/>
              </w:rPr>
            </w:pPr>
            <w:r w:rsidRPr="003C65D8">
              <w:rPr>
                <w:rFonts w:ascii="Times New Roman" w:cs="Times New Roman"/>
                <w:b/>
                <w:bCs/>
              </w:rPr>
              <w:t>T1</w:t>
            </w:r>
          </w:p>
        </w:tc>
        <w:tc>
          <w:tcPr>
            <w:tcW w:w="1701" w:type="dxa"/>
            <w:vAlign w:val="bottom"/>
          </w:tcPr>
          <w:p w:rsidR="00A711CD" w:rsidRPr="003C65D8" w:rsidRDefault="004D31B2" w:rsidP="003C65D8">
            <w:pPr>
              <w:ind w:right="-153"/>
              <w:jc w:val="center"/>
              <w:outlineLvl w:val="0"/>
              <w:rPr>
                <w:rFonts w:ascii="Times New Roman" w:cs="Times New Roman"/>
                <w:b/>
                <w:bCs/>
              </w:rPr>
            </w:pPr>
            <w:r>
              <w:rPr>
                <w:rFonts w:ascii="Times New Roman" w:cs="Times New Roman" w:hint="eastAsia"/>
                <w:b/>
                <w:bCs/>
              </w:rPr>
              <w:t>170</w:t>
            </w:r>
          </w:p>
        </w:tc>
        <w:tc>
          <w:tcPr>
            <w:tcW w:w="1134" w:type="dxa"/>
            <w:vAlign w:val="bottom"/>
          </w:tcPr>
          <w:p w:rsidR="00A711CD" w:rsidRPr="003C65D8" w:rsidRDefault="00417DC2" w:rsidP="00381F41">
            <w:pPr>
              <w:ind w:right="-153"/>
              <w:jc w:val="center"/>
              <w:outlineLvl w:val="0"/>
              <w:rPr>
                <w:rFonts w:ascii="Times New Roman" w:cs="Times New Roman"/>
                <w:b/>
                <w:bCs/>
              </w:rPr>
            </w:pPr>
            <w:r>
              <w:rPr>
                <w:rFonts w:ascii="Times New Roman" w:cs="Times New Roman" w:hint="eastAsia"/>
                <w:b/>
                <w:bCs/>
              </w:rPr>
              <w:t>2.</w:t>
            </w:r>
            <w:r w:rsidR="00381F41">
              <w:rPr>
                <w:rFonts w:ascii="Times New Roman" w:cs="Times New Roman" w:hint="eastAsia"/>
                <w:b/>
                <w:bCs/>
              </w:rPr>
              <w:t>1</w:t>
            </w:r>
          </w:p>
        </w:tc>
      </w:tr>
      <w:tr w:rsidR="00A711CD" w:rsidRPr="003C65D8" w:rsidTr="004D31B2">
        <w:trPr>
          <w:jc w:val="right"/>
        </w:trPr>
        <w:tc>
          <w:tcPr>
            <w:tcW w:w="851" w:type="dxa"/>
          </w:tcPr>
          <w:p w:rsidR="00A711CD" w:rsidRPr="003C65D8" w:rsidRDefault="00A711CD" w:rsidP="003C65D8">
            <w:pPr>
              <w:ind w:right="-153"/>
              <w:jc w:val="center"/>
              <w:outlineLvl w:val="0"/>
              <w:rPr>
                <w:rFonts w:ascii="Times New Roman" w:cs="Times New Roman"/>
                <w:b/>
                <w:bCs/>
              </w:rPr>
            </w:pPr>
            <w:r w:rsidRPr="003C65D8">
              <w:rPr>
                <w:rFonts w:ascii="Times New Roman" w:cs="Times New Roman"/>
                <w:b/>
                <w:bCs/>
              </w:rPr>
              <w:t>T2</w:t>
            </w:r>
          </w:p>
        </w:tc>
        <w:tc>
          <w:tcPr>
            <w:tcW w:w="1701" w:type="dxa"/>
            <w:vAlign w:val="bottom"/>
          </w:tcPr>
          <w:p w:rsidR="00A711CD" w:rsidRPr="003C65D8" w:rsidRDefault="004D31B2" w:rsidP="003C65D8">
            <w:pPr>
              <w:ind w:right="-153"/>
              <w:jc w:val="center"/>
              <w:outlineLvl w:val="0"/>
              <w:rPr>
                <w:rFonts w:ascii="Times New Roman" w:cs="Times New Roman"/>
                <w:b/>
                <w:bCs/>
              </w:rPr>
            </w:pPr>
            <w:r>
              <w:rPr>
                <w:rFonts w:ascii="Times New Roman" w:cs="Times New Roman" w:hint="eastAsia"/>
                <w:b/>
                <w:bCs/>
              </w:rPr>
              <w:t>168</w:t>
            </w:r>
          </w:p>
        </w:tc>
        <w:tc>
          <w:tcPr>
            <w:tcW w:w="1134" w:type="dxa"/>
            <w:vAlign w:val="bottom"/>
          </w:tcPr>
          <w:p w:rsidR="00A711CD" w:rsidRPr="003C65D8" w:rsidRDefault="00417DC2" w:rsidP="00381F41">
            <w:pPr>
              <w:ind w:right="-153"/>
              <w:jc w:val="center"/>
              <w:outlineLvl w:val="0"/>
              <w:rPr>
                <w:rFonts w:ascii="Times New Roman" w:cs="Times New Roman"/>
                <w:b/>
                <w:bCs/>
              </w:rPr>
            </w:pPr>
            <w:r>
              <w:rPr>
                <w:rFonts w:ascii="Times New Roman" w:cs="Times New Roman" w:hint="eastAsia"/>
                <w:b/>
                <w:bCs/>
              </w:rPr>
              <w:t>4.</w:t>
            </w:r>
            <w:r w:rsidR="00381F41">
              <w:rPr>
                <w:rFonts w:ascii="Times New Roman" w:cs="Times New Roman" w:hint="eastAsia"/>
                <w:b/>
                <w:bCs/>
              </w:rPr>
              <w:t>2</w:t>
            </w:r>
          </w:p>
        </w:tc>
      </w:tr>
      <w:tr w:rsidR="00A711CD" w:rsidRPr="003C65D8" w:rsidTr="004D31B2">
        <w:trPr>
          <w:jc w:val="right"/>
        </w:trPr>
        <w:tc>
          <w:tcPr>
            <w:tcW w:w="851" w:type="dxa"/>
          </w:tcPr>
          <w:p w:rsidR="00A711CD" w:rsidRPr="003C65D8" w:rsidRDefault="00A711CD" w:rsidP="003C65D8">
            <w:pPr>
              <w:ind w:right="-153"/>
              <w:jc w:val="center"/>
              <w:outlineLvl w:val="0"/>
              <w:rPr>
                <w:rFonts w:ascii="Times New Roman" w:cs="Times New Roman"/>
                <w:b/>
                <w:bCs/>
              </w:rPr>
            </w:pPr>
            <w:r w:rsidRPr="003C65D8">
              <w:rPr>
                <w:rFonts w:ascii="Times New Roman" w:cs="Times New Roman"/>
                <w:b/>
                <w:bCs/>
              </w:rPr>
              <w:t>T3</w:t>
            </w:r>
          </w:p>
        </w:tc>
        <w:tc>
          <w:tcPr>
            <w:tcW w:w="1701" w:type="dxa"/>
            <w:vAlign w:val="bottom"/>
          </w:tcPr>
          <w:p w:rsidR="00A711CD" w:rsidRPr="003C65D8" w:rsidRDefault="004D31B2" w:rsidP="003C65D8">
            <w:pPr>
              <w:ind w:right="-153"/>
              <w:jc w:val="center"/>
              <w:outlineLvl w:val="0"/>
              <w:rPr>
                <w:rFonts w:ascii="Times New Roman" w:cs="Times New Roman"/>
                <w:b/>
                <w:bCs/>
              </w:rPr>
            </w:pPr>
            <w:r>
              <w:rPr>
                <w:rFonts w:ascii="Times New Roman" w:cs="Times New Roman" w:hint="eastAsia"/>
                <w:b/>
                <w:bCs/>
              </w:rPr>
              <w:t>166</w:t>
            </w:r>
          </w:p>
        </w:tc>
        <w:tc>
          <w:tcPr>
            <w:tcW w:w="1134" w:type="dxa"/>
            <w:vAlign w:val="bottom"/>
          </w:tcPr>
          <w:p w:rsidR="00A711CD" w:rsidRPr="003C65D8" w:rsidRDefault="00417DC2" w:rsidP="003C65D8">
            <w:pPr>
              <w:ind w:right="-153"/>
              <w:jc w:val="center"/>
              <w:outlineLvl w:val="0"/>
              <w:rPr>
                <w:rFonts w:ascii="Times New Roman" w:cs="Times New Roman"/>
                <w:b/>
                <w:bCs/>
              </w:rPr>
            </w:pPr>
            <w:r>
              <w:rPr>
                <w:rFonts w:ascii="Times New Roman" w:cs="Times New Roman" w:hint="eastAsia"/>
                <w:b/>
                <w:bCs/>
              </w:rPr>
              <w:t>6.8</w:t>
            </w:r>
          </w:p>
        </w:tc>
      </w:tr>
    </w:tbl>
    <w:p w:rsidR="00A711CD" w:rsidRDefault="00A711CD" w:rsidP="004211E2">
      <w:pPr>
        <w:spacing w:line="360" w:lineRule="auto"/>
        <w:outlineLvl w:val="0"/>
        <w:rPr>
          <w:rFonts w:cs="Times New Roman"/>
        </w:rPr>
      </w:pPr>
    </w:p>
    <w:p w:rsidR="00A711CD" w:rsidRDefault="00A711CD" w:rsidP="004211E2">
      <w:pPr>
        <w:spacing w:line="360" w:lineRule="auto"/>
        <w:outlineLvl w:val="0"/>
        <w:rPr>
          <w:rFonts w:cs="Times New Roman"/>
        </w:rPr>
      </w:pPr>
    </w:p>
    <w:p w:rsidR="00A711CD" w:rsidRDefault="00A711CD" w:rsidP="004211E2">
      <w:pPr>
        <w:spacing w:line="360" w:lineRule="auto"/>
        <w:outlineLvl w:val="0"/>
        <w:rPr>
          <w:rFonts w:cs="Times New Roman"/>
        </w:rPr>
      </w:pPr>
    </w:p>
    <w:p w:rsidR="00EF7C08" w:rsidRPr="00EF7C08" w:rsidRDefault="00A711CD" w:rsidP="00EF7C08">
      <w:pPr>
        <w:outlineLvl w:val="0"/>
        <w:rPr>
          <w:rFonts w:ascii="Times New Roman" w:cs="Times New Roman"/>
        </w:rPr>
      </w:pPr>
      <w:r w:rsidRPr="0025331B">
        <w:rPr>
          <w:rFonts w:ascii="Times New Roman" w:cs="Times New Roman"/>
          <w:sz w:val="24"/>
          <w:szCs w:val="24"/>
        </w:rPr>
        <w:br w:type="page"/>
      </w:r>
      <w:r w:rsidRPr="0025331B">
        <w:rPr>
          <w:rFonts w:ascii="Times New Roman" w:cs="Times New Roman"/>
          <w:sz w:val="24"/>
          <w:szCs w:val="24"/>
        </w:rPr>
        <w:lastRenderedPageBreak/>
        <w:t>2</w:t>
      </w:r>
      <w:r w:rsidRPr="00EF7C08">
        <w:rPr>
          <w:rFonts w:ascii="Times New Roman" w:hint="eastAsia"/>
        </w:rPr>
        <w:t>．</w:t>
      </w:r>
      <w:r w:rsidR="00EF7C08" w:rsidRPr="00EF7C08">
        <w:rPr>
          <w:rFonts w:ascii="Times New Roman" w:cs="Times New Roman" w:hint="eastAsia"/>
        </w:rPr>
        <w:t>聚合物共混体系可以分为相容、部分相容和不相容体系。下图为</w:t>
      </w:r>
      <w:r w:rsidR="00EF7C08" w:rsidRPr="00EF7C08">
        <w:rPr>
          <w:rFonts w:ascii="Times New Roman" w:cs="Times New Roman"/>
        </w:rPr>
        <w:t>PLLA</w:t>
      </w:r>
      <w:r w:rsidR="00EF7C08" w:rsidRPr="00EF7C08">
        <w:rPr>
          <w:rFonts w:ascii="Times New Roman" w:cs="Times New Roman" w:hint="eastAsia"/>
        </w:rPr>
        <w:t>和</w:t>
      </w:r>
      <w:r w:rsidR="00EF7C08" w:rsidRPr="00EF7C08">
        <w:rPr>
          <w:rFonts w:ascii="Times New Roman" w:cs="Times New Roman"/>
        </w:rPr>
        <w:t>PMMA</w:t>
      </w:r>
      <w:r w:rsidR="00EF7C08" w:rsidRPr="00EF7C08">
        <w:rPr>
          <w:rFonts w:ascii="Times New Roman" w:cs="Times New Roman" w:hint="eastAsia"/>
        </w:rPr>
        <w:t>共混体系的</w:t>
      </w:r>
      <w:r w:rsidR="00EF7C08" w:rsidRPr="00EF7C08">
        <w:rPr>
          <w:rFonts w:ascii="Times New Roman" w:cs="Times New Roman"/>
        </w:rPr>
        <w:t>DMA</w:t>
      </w:r>
      <w:r w:rsidR="00EF7C08" w:rsidRPr="00EF7C08">
        <w:rPr>
          <w:rFonts w:ascii="Times New Roman" w:cs="Times New Roman" w:hint="eastAsia"/>
        </w:rPr>
        <w:t>结果图。对此图进行简述，并判断属于何种共混体系。如果是另外两种体系，分别画出</w:t>
      </w:r>
      <w:r w:rsidR="00EF7C08" w:rsidRPr="00EF7C08">
        <w:rPr>
          <w:rFonts w:ascii="Times New Roman" w:cs="Times New Roman"/>
        </w:rPr>
        <w:t>DMA</w:t>
      </w:r>
      <w:r w:rsidR="00EF7C08" w:rsidRPr="00EF7C08">
        <w:rPr>
          <w:rFonts w:ascii="Times New Roman" w:cs="Times New Roman" w:hint="eastAsia"/>
        </w:rPr>
        <w:t>结果的示意图。除</w:t>
      </w:r>
      <w:r w:rsidR="00EF7C08" w:rsidRPr="00EF7C08">
        <w:rPr>
          <w:rFonts w:ascii="Times New Roman" w:cs="Times New Roman"/>
        </w:rPr>
        <w:t>DMA</w:t>
      </w:r>
      <w:r w:rsidR="00EF7C08" w:rsidRPr="00EF7C08">
        <w:rPr>
          <w:rFonts w:ascii="Times New Roman" w:cs="Times New Roman" w:hint="eastAsia"/>
        </w:rPr>
        <w:t>之外，</w:t>
      </w:r>
      <w:r w:rsidR="00EF7C08" w:rsidRPr="00EF7C08">
        <w:rPr>
          <w:rFonts w:ascii="Times New Roman" w:hint="eastAsia"/>
        </w:rPr>
        <w:t>两相聚合物的相容性还有那种表征手段？</w:t>
      </w:r>
    </w:p>
    <w:p w:rsidR="00EF7C08" w:rsidRPr="00EF7C08" w:rsidRDefault="007227FF" w:rsidP="00EF7C08">
      <w:pPr>
        <w:outlineLvl w:val="0"/>
        <w:rPr>
          <w:rFonts w:ascii="Times New Roman" w:cs="Times New Roman"/>
          <w:b/>
          <w:bCs/>
          <w:color w:val="000000"/>
        </w:rPr>
      </w:pPr>
      <w:r>
        <w:rPr>
          <w:rFonts w:ascii="Times New Roman" w:cs="Times New Roman" w:hint="eastAsia"/>
          <w:noProof/>
          <w:sz w:val="24"/>
          <w:szCs w:val="24"/>
        </w:rPr>
        <w:drawing>
          <wp:anchor distT="0" distB="0" distL="0" distR="0" simplePos="0" relativeHeight="251662336" behindDoc="1" locked="0" layoutInCell="1" allowOverlap="1">
            <wp:simplePos x="0" y="0"/>
            <wp:positionH relativeFrom="column">
              <wp:posOffset>2965744</wp:posOffset>
            </wp:positionH>
            <wp:positionV relativeFrom="paragraph">
              <wp:posOffset>37263</wp:posOffset>
            </wp:positionV>
            <wp:extent cx="2980807" cy="2061364"/>
            <wp:effectExtent l="1905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srcRect/>
                    <a:stretch>
                      <a:fillRect/>
                    </a:stretch>
                  </pic:blipFill>
                  <pic:spPr bwMode="auto">
                    <a:xfrm>
                      <a:off x="0" y="0"/>
                      <a:ext cx="2980807" cy="2061364"/>
                    </a:xfrm>
                    <a:prstGeom prst="rect">
                      <a:avLst/>
                    </a:prstGeom>
                    <a:noFill/>
                    <a:ln w="9525">
                      <a:noFill/>
                      <a:miter lim="800000"/>
                      <a:headEnd/>
                      <a:tailEnd/>
                    </a:ln>
                    <a:effectLst/>
                  </pic:spPr>
                </pic:pic>
              </a:graphicData>
            </a:graphic>
          </wp:anchor>
        </w:drawing>
      </w:r>
    </w:p>
    <w:p w:rsidR="00F6360E" w:rsidRDefault="00F6360E" w:rsidP="00EF6CA0">
      <w:pPr>
        <w:outlineLvl w:val="0"/>
        <w:rPr>
          <w:rFonts w:ascii="仿宋_GB2312" w:eastAsia="仿宋_GB2312" w:cs="Times New Roman"/>
          <w:bCs/>
          <w:color w:val="000000"/>
        </w:rPr>
      </w:pPr>
      <w:r>
        <w:rPr>
          <w:rFonts w:ascii="仿宋_GB2312" w:eastAsia="仿宋_GB2312" w:cs="Times New Roman" w:hint="eastAsia"/>
          <w:bCs/>
          <w:color w:val="000000"/>
        </w:rPr>
        <w:t>答：</w:t>
      </w:r>
      <w:r w:rsidRPr="00F6360E">
        <w:rPr>
          <w:rFonts w:ascii="仿宋_GB2312" w:eastAsia="仿宋_GB2312" w:cs="Times New Roman" w:hint="eastAsia"/>
          <w:bCs/>
          <w:color w:val="000000"/>
        </w:rPr>
        <w:t>从图中可知，</w:t>
      </w:r>
    </w:p>
    <w:p w:rsidR="00A711CD" w:rsidRDefault="00F6360E" w:rsidP="00EF6CA0">
      <w:pPr>
        <w:outlineLvl w:val="0"/>
        <w:rPr>
          <w:rFonts w:ascii="仿宋_GB2312" w:eastAsia="仿宋_GB2312" w:cs="Times New Roman"/>
          <w:bCs/>
          <w:color w:val="000000"/>
        </w:rPr>
      </w:pPr>
      <w:r w:rsidRPr="00F6360E">
        <w:rPr>
          <w:rFonts w:ascii="仿宋_GB2312" w:eastAsia="仿宋_GB2312" w:cs="Times New Roman" w:hint="eastAsia"/>
          <w:bCs/>
          <w:color w:val="000000"/>
        </w:rPr>
        <w:t>PLLA的</w:t>
      </w:r>
      <w:r>
        <w:rPr>
          <w:rFonts w:ascii="仿宋_GB2312" w:eastAsia="仿宋_GB2312" w:cs="Times New Roman" w:hint="eastAsia"/>
          <w:bCs/>
          <w:color w:val="000000"/>
        </w:rPr>
        <w:t>tg</w:t>
      </w:r>
      <w:r>
        <w:rPr>
          <w:rFonts w:ascii="Times New Roman" w:eastAsia="仿宋_GB2312" w:cs="Times New Roman"/>
          <w:bCs/>
          <w:color w:val="000000"/>
        </w:rPr>
        <w:t>δ</w:t>
      </w:r>
      <w:r>
        <w:rPr>
          <w:rFonts w:ascii="仿宋_GB2312" w:eastAsia="仿宋_GB2312" w:cs="Times New Roman" w:hint="eastAsia"/>
          <w:bCs/>
          <w:color w:val="000000"/>
        </w:rPr>
        <w:t>峰值出现在60℃左右；</w:t>
      </w:r>
    </w:p>
    <w:p w:rsidR="00F6360E" w:rsidRDefault="00F6360E" w:rsidP="00EF6CA0">
      <w:pPr>
        <w:outlineLvl w:val="0"/>
        <w:rPr>
          <w:rFonts w:ascii="仿宋_GB2312" w:eastAsia="仿宋_GB2312" w:cs="Times New Roman"/>
          <w:bCs/>
          <w:color w:val="000000"/>
        </w:rPr>
      </w:pPr>
      <w:r>
        <w:rPr>
          <w:rFonts w:ascii="仿宋_GB2312" w:eastAsia="仿宋_GB2312" w:cs="Times New Roman" w:hint="eastAsia"/>
          <w:bCs/>
          <w:color w:val="000000"/>
        </w:rPr>
        <w:t>PMMA的tg</w:t>
      </w:r>
      <w:r>
        <w:rPr>
          <w:rFonts w:ascii="Times New Roman" w:eastAsia="仿宋_GB2312" w:cs="Times New Roman"/>
          <w:bCs/>
          <w:color w:val="000000"/>
        </w:rPr>
        <w:t>δ</w:t>
      </w:r>
      <w:r>
        <w:rPr>
          <w:rFonts w:ascii="仿宋_GB2312" w:eastAsia="仿宋_GB2312" w:cs="Times New Roman" w:hint="eastAsia"/>
          <w:bCs/>
          <w:color w:val="000000"/>
        </w:rPr>
        <w:t>峰值出现在145℃左右.</w:t>
      </w:r>
    </w:p>
    <w:p w:rsidR="00F6360E" w:rsidRDefault="00F6360E" w:rsidP="00EF6CA0">
      <w:pPr>
        <w:outlineLvl w:val="0"/>
        <w:rPr>
          <w:rFonts w:ascii="仿宋_GB2312" w:eastAsia="仿宋_GB2312" w:cs="Times New Roman"/>
          <w:bCs/>
          <w:color w:val="000000"/>
        </w:rPr>
      </w:pPr>
      <w:r>
        <w:rPr>
          <w:rFonts w:ascii="仿宋_GB2312" w:eastAsia="仿宋_GB2312" w:cs="Times New Roman" w:hint="eastAsia"/>
          <w:bCs/>
          <w:color w:val="000000"/>
        </w:rPr>
        <w:t>PLLA/PMMA在90/10到30/70的配比范围内均出现在两者</w:t>
      </w:r>
    </w:p>
    <w:p w:rsidR="00F6360E" w:rsidRPr="00F6360E" w:rsidRDefault="00F6360E" w:rsidP="00EF6CA0">
      <w:pPr>
        <w:outlineLvl w:val="0"/>
        <w:rPr>
          <w:rFonts w:ascii="仿宋_GB2312" w:eastAsia="仿宋_GB2312" w:cs="Times New Roman"/>
          <w:bCs/>
          <w:color w:val="000000"/>
        </w:rPr>
      </w:pPr>
      <w:r>
        <w:rPr>
          <w:rFonts w:ascii="仿宋_GB2312" w:eastAsia="仿宋_GB2312" w:cs="Times New Roman" w:hint="eastAsia"/>
          <w:bCs/>
          <w:color w:val="000000"/>
        </w:rPr>
        <w:t>各自tg</w:t>
      </w:r>
      <w:r>
        <w:rPr>
          <w:rFonts w:ascii="Times New Roman" w:eastAsia="仿宋_GB2312" w:cs="Times New Roman"/>
          <w:bCs/>
          <w:color w:val="000000"/>
        </w:rPr>
        <w:t>δ</w:t>
      </w:r>
      <w:r>
        <w:rPr>
          <w:rFonts w:ascii="仿宋_GB2312" w:eastAsia="仿宋_GB2312" w:cs="Times New Roman" w:hint="eastAsia"/>
          <w:bCs/>
          <w:color w:val="000000"/>
        </w:rPr>
        <w:t>峰之间的一个加宽的tg</w:t>
      </w:r>
      <w:r>
        <w:rPr>
          <w:rFonts w:ascii="Times New Roman" w:eastAsia="仿宋_GB2312" w:cs="Times New Roman"/>
          <w:bCs/>
          <w:color w:val="000000"/>
        </w:rPr>
        <w:t>δ</w:t>
      </w:r>
      <w:r>
        <w:rPr>
          <w:rFonts w:ascii="仿宋_GB2312" w:eastAsia="仿宋_GB2312" w:cs="Times New Roman" w:hint="eastAsia"/>
          <w:bCs/>
          <w:color w:val="000000"/>
        </w:rPr>
        <w:t>峰。</w:t>
      </w:r>
    </w:p>
    <w:p w:rsidR="00A711CD" w:rsidRPr="00F6360E" w:rsidRDefault="00F6360E" w:rsidP="00E35407">
      <w:pPr>
        <w:spacing w:line="360" w:lineRule="auto"/>
        <w:outlineLvl w:val="0"/>
        <w:rPr>
          <w:rFonts w:ascii="Times New Roman" w:cs="Times New Roman"/>
        </w:rPr>
      </w:pPr>
      <w:r>
        <w:rPr>
          <w:rFonts w:ascii="Times New Roman" w:cs="Times New Roman" w:hint="eastAsia"/>
        </w:rPr>
        <w:t>说明</w:t>
      </w:r>
      <w:r>
        <w:rPr>
          <w:rFonts w:ascii="仿宋_GB2312" w:eastAsia="仿宋_GB2312" w:cs="Times New Roman" w:hint="eastAsia"/>
          <w:bCs/>
          <w:color w:val="000000"/>
        </w:rPr>
        <w:t>PLLA/PMMA</w:t>
      </w:r>
      <w:r>
        <w:rPr>
          <w:rFonts w:ascii="Times New Roman" w:cs="Times New Roman" w:hint="eastAsia"/>
        </w:rPr>
        <w:t>为相容体系。</w:t>
      </w:r>
    </w:p>
    <w:p w:rsidR="00A711CD" w:rsidRDefault="00A711CD" w:rsidP="00E35407">
      <w:pPr>
        <w:spacing w:line="360" w:lineRule="auto"/>
        <w:outlineLvl w:val="0"/>
        <w:rPr>
          <w:rFonts w:ascii="Times New Roman" w:cs="Times New Roman"/>
        </w:rPr>
      </w:pPr>
    </w:p>
    <w:p w:rsidR="00A711CD" w:rsidRPr="00E35407" w:rsidRDefault="00A711CD" w:rsidP="00E35407">
      <w:pPr>
        <w:spacing w:line="360" w:lineRule="auto"/>
        <w:outlineLvl w:val="0"/>
        <w:rPr>
          <w:rFonts w:ascii="Times New Roman" w:cs="Times New Roman"/>
        </w:rPr>
      </w:pPr>
    </w:p>
    <w:p w:rsidR="00F6360E" w:rsidRDefault="00F6360E" w:rsidP="00D606E1">
      <w:pPr>
        <w:spacing w:line="360" w:lineRule="auto"/>
        <w:outlineLvl w:val="0"/>
        <w:rPr>
          <w:rFonts w:ascii="仿宋_GB2312" w:eastAsia="仿宋_GB2312" w:cs="Times New Roman"/>
        </w:rPr>
      </w:pPr>
    </w:p>
    <w:p w:rsidR="00A711CD" w:rsidRPr="00F6360E" w:rsidRDefault="00F6360E" w:rsidP="00D606E1">
      <w:pPr>
        <w:spacing w:line="360" w:lineRule="auto"/>
        <w:outlineLvl w:val="0"/>
        <w:rPr>
          <w:rFonts w:ascii="仿宋_GB2312" w:eastAsia="仿宋_GB2312" w:cs="Times New Roman"/>
        </w:rPr>
      </w:pPr>
      <w:r w:rsidRPr="00F6360E">
        <w:rPr>
          <w:rFonts w:ascii="仿宋_GB2312" w:eastAsia="仿宋_GB2312" w:cs="Times New Roman" w:hint="eastAsia"/>
        </w:rPr>
        <w:t>如果为完全不相容体系，会出现两个独立的</w:t>
      </w:r>
      <w:r w:rsidRPr="00F6360E">
        <w:rPr>
          <w:rFonts w:ascii="Times New Roman" w:eastAsia="仿宋_GB2312" w:cs="Times New Roman"/>
          <w:bCs/>
          <w:color w:val="000000"/>
        </w:rPr>
        <w:t>tgδ</w:t>
      </w:r>
      <w:r w:rsidRPr="00F6360E">
        <w:rPr>
          <w:rFonts w:ascii="仿宋_GB2312" w:eastAsia="仿宋_GB2312" w:cs="Times New Roman" w:hint="eastAsia"/>
          <w:bCs/>
          <w:color w:val="000000"/>
        </w:rPr>
        <w:t>峰，峰值分别两种聚合物各自对应的</w:t>
      </w:r>
      <w:r w:rsidRPr="00F6360E">
        <w:rPr>
          <w:rFonts w:ascii="Times New Roman" w:eastAsia="仿宋_GB2312" w:cs="Times New Roman"/>
          <w:bCs/>
          <w:color w:val="000000"/>
        </w:rPr>
        <w:t>tgδ</w:t>
      </w:r>
      <w:r w:rsidRPr="00F6360E">
        <w:rPr>
          <w:rFonts w:ascii="仿宋_GB2312" w:eastAsia="仿宋_GB2312" w:cs="Times New Roman" w:hint="eastAsia"/>
          <w:bCs/>
          <w:color w:val="000000"/>
        </w:rPr>
        <w:t>峰；</w:t>
      </w:r>
    </w:p>
    <w:p w:rsidR="00A711CD" w:rsidRDefault="004F36A2" w:rsidP="00D606E1">
      <w:pPr>
        <w:spacing w:line="360" w:lineRule="auto"/>
        <w:outlineLvl w:val="0"/>
        <w:rPr>
          <w:rFonts w:ascii="Times New Roman" w:cs="Times New Roman"/>
          <w:sz w:val="24"/>
          <w:szCs w:val="24"/>
        </w:rPr>
      </w:pPr>
      <w:r w:rsidRPr="004F36A2">
        <w:rPr>
          <w:rFonts w:ascii="Times New Roman" w:cs="Times New Roman"/>
          <w:noProof/>
        </w:rPr>
        <w:pict>
          <v:shape id="_x0000_s1108" type="#_x0000_t202" style="position:absolute;left:0;text-align:left;margin-left:187.1pt;margin-top:20.3pt;width:30.6pt;height:22.8pt;z-index:251700224;mso-height-percent:200;mso-height-percent:200;mso-width-relative:margin;mso-height-relative:margin" stroked="f">
            <v:fill opacity="0"/>
            <v:textbox style="mso-fit-shape-to-text:t">
              <w:txbxContent>
                <w:p w:rsidR="00BC62E7" w:rsidRPr="00A62D2D" w:rsidRDefault="00BC62E7" w:rsidP="00BC62E7">
                  <w:pPr>
                    <w:rPr>
                      <w:rFonts w:ascii="Times New Roman" w:cs="Times New Roman"/>
                      <w:b/>
                      <w:i/>
                      <w:sz w:val="18"/>
                      <w:szCs w:val="18"/>
                    </w:rPr>
                  </w:pPr>
                  <w:r w:rsidRPr="00A62D2D">
                    <w:rPr>
                      <w:rFonts w:ascii="Times New Roman" w:cs="Times New Roman"/>
                      <w:b/>
                      <w:i/>
                      <w:sz w:val="18"/>
                      <w:szCs w:val="18"/>
                    </w:rPr>
                    <w:t>T</w:t>
                  </w:r>
                  <w:r w:rsidRPr="00A62D2D">
                    <w:rPr>
                      <w:rFonts w:ascii="Times New Roman" w:cs="Times New Roman"/>
                      <w:b/>
                      <w:i/>
                      <w:sz w:val="18"/>
                      <w:szCs w:val="18"/>
                      <w:vertAlign w:val="subscript"/>
                    </w:rPr>
                    <w:t>g,</w:t>
                  </w:r>
                  <w:r w:rsidR="00A62D2D" w:rsidRPr="00A62D2D">
                    <w:rPr>
                      <w:rFonts w:ascii="Times New Roman" w:cs="Times New Roman" w:hint="eastAsia"/>
                      <w:b/>
                      <w:i/>
                      <w:sz w:val="18"/>
                      <w:szCs w:val="18"/>
                      <w:vertAlign w:val="subscript"/>
                    </w:rPr>
                    <w:t>B</w:t>
                  </w:r>
                </w:p>
              </w:txbxContent>
            </v:textbox>
          </v:shape>
        </w:pict>
      </w:r>
      <w:r w:rsidR="00F6360E" w:rsidRPr="00F6360E">
        <w:rPr>
          <w:rFonts w:ascii="仿宋_GB2312" w:eastAsia="仿宋_GB2312" w:cs="Times New Roman" w:hint="eastAsia"/>
        </w:rPr>
        <w:t>如果为</w:t>
      </w:r>
      <w:r w:rsidR="00F6360E">
        <w:rPr>
          <w:rFonts w:ascii="仿宋_GB2312" w:eastAsia="仿宋_GB2312" w:cs="Times New Roman" w:hint="eastAsia"/>
        </w:rPr>
        <w:t>部分</w:t>
      </w:r>
      <w:r w:rsidR="00F6360E" w:rsidRPr="00F6360E">
        <w:rPr>
          <w:rFonts w:ascii="仿宋_GB2312" w:eastAsia="仿宋_GB2312" w:cs="Times New Roman" w:hint="eastAsia"/>
        </w:rPr>
        <w:t>相容体系，会出现两个独立的</w:t>
      </w:r>
      <w:r w:rsidR="00F6360E" w:rsidRPr="00F6360E">
        <w:rPr>
          <w:rFonts w:ascii="Times New Roman" w:eastAsia="仿宋_GB2312" w:cs="Times New Roman"/>
          <w:bCs/>
          <w:color w:val="000000"/>
        </w:rPr>
        <w:t>tgδ</w:t>
      </w:r>
      <w:r w:rsidR="00F6360E" w:rsidRPr="00F6360E">
        <w:rPr>
          <w:rFonts w:ascii="仿宋_GB2312" w:eastAsia="仿宋_GB2312" w:cs="Times New Roman" w:hint="eastAsia"/>
          <w:bCs/>
          <w:color w:val="000000"/>
        </w:rPr>
        <w:t>峰，峰值</w:t>
      </w:r>
      <w:r w:rsidR="00F6360E">
        <w:rPr>
          <w:rFonts w:ascii="仿宋_GB2312" w:eastAsia="仿宋_GB2312" w:cs="Times New Roman" w:hint="eastAsia"/>
          <w:bCs/>
          <w:color w:val="000000"/>
        </w:rPr>
        <w:t>出现在</w:t>
      </w:r>
      <w:r w:rsidR="00F6360E" w:rsidRPr="00F6360E">
        <w:rPr>
          <w:rFonts w:ascii="仿宋_GB2312" w:eastAsia="仿宋_GB2312" w:cs="Times New Roman" w:hint="eastAsia"/>
          <w:bCs/>
          <w:color w:val="000000"/>
        </w:rPr>
        <w:t>两种聚合物各自对应的</w:t>
      </w:r>
      <w:r w:rsidR="00F6360E" w:rsidRPr="00F6360E">
        <w:rPr>
          <w:rFonts w:ascii="Times New Roman" w:eastAsia="仿宋_GB2312" w:cs="Times New Roman"/>
          <w:bCs/>
          <w:color w:val="000000"/>
        </w:rPr>
        <w:t>tgδ</w:t>
      </w:r>
      <w:r w:rsidR="00F6360E" w:rsidRPr="00F6360E">
        <w:rPr>
          <w:rFonts w:ascii="仿宋_GB2312" w:eastAsia="仿宋_GB2312" w:cs="Times New Roman" w:hint="eastAsia"/>
          <w:bCs/>
          <w:color w:val="000000"/>
        </w:rPr>
        <w:t>峰</w:t>
      </w:r>
      <w:r w:rsidR="00F6360E">
        <w:rPr>
          <w:rFonts w:ascii="仿宋_GB2312" w:eastAsia="仿宋_GB2312" w:cs="Times New Roman" w:hint="eastAsia"/>
          <w:bCs/>
          <w:color w:val="000000"/>
        </w:rPr>
        <w:t>之间</w:t>
      </w:r>
      <w:r w:rsidR="00F6360E" w:rsidRPr="00F6360E">
        <w:rPr>
          <w:rFonts w:ascii="仿宋_GB2312" w:eastAsia="仿宋_GB2312" w:cs="Times New Roman" w:hint="eastAsia"/>
          <w:bCs/>
          <w:color w:val="000000"/>
        </w:rPr>
        <w:t>；</w:t>
      </w:r>
    </w:p>
    <w:p w:rsidR="00A711CD" w:rsidRDefault="004F36A2" w:rsidP="00D606E1">
      <w:pPr>
        <w:spacing w:line="360" w:lineRule="auto"/>
        <w:outlineLvl w:val="0"/>
        <w:rPr>
          <w:rFonts w:ascii="Times New Roman" w:cs="Times New Roman"/>
          <w:sz w:val="24"/>
          <w:szCs w:val="24"/>
        </w:rPr>
      </w:pPr>
      <w:r w:rsidRPr="004F36A2">
        <w:rPr>
          <w:rFonts w:ascii="Times New Roman" w:cs="Times New Roman"/>
          <w:noProof/>
        </w:rPr>
        <w:pict>
          <v:shapetype id="_x0000_t32" coordsize="21600,21600" o:spt="32" o:oned="t" path="m,l21600,21600e" filled="f">
            <v:path arrowok="t" fillok="f" o:connecttype="none"/>
            <o:lock v:ext="edit" shapetype="t"/>
          </v:shapetype>
          <v:shape id="_x0000_s1117" type="#_x0000_t32" style="position:absolute;left:0;text-align:left;margin-left:203.5pt;margin-top:10.9pt;width:0;height:131.3pt;z-index:251709440" o:connectortype="straight">
            <v:stroke dashstyle="1 1"/>
          </v:shape>
        </w:pict>
      </w:r>
      <w:r w:rsidRPr="004F36A2">
        <w:rPr>
          <w:rFonts w:ascii="Times New Roman" w:cs="Times New Roman"/>
          <w:noProof/>
        </w:rPr>
        <w:pict>
          <v:shape id="_x0000_s1116" type="#_x0000_t32" style="position:absolute;left:0;text-align:left;margin-left:146.3pt;margin-top:17.3pt;width:0;height:131.3pt;z-index:251708416" o:connectortype="straight">
            <v:stroke dashstyle="1 1"/>
          </v:shape>
        </w:pict>
      </w:r>
      <w:r w:rsidRPr="004F36A2">
        <w:rPr>
          <w:rFonts w:ascii="Times New Roman" w:cs="Times New Roman"/>
          <w:noProof/>
        </w:rPr>
        <w:pict>
          <v:shape id="_x0000_s1115" type="#_x0000_t32" style="position:absolute;left:0;text-align:left;margin-left:180.85pt;margin-top:19.7pt;width:.05pt;height:83.6pt;z-index:251707392" o:connectortype="straight">
            <v:stroke dashstyle="1 1"/>
          </v:shape>
        </w:pict>
      </w:r>
      <w:r w:rsidR="00BC62E7">
        <w:rPr>
          <w:rFonts w:ascii="Times New Roman" w:cs="Times New Roman"/>
          <w:noProof/>
        </w:rPr>
        <w:drawing>
          <wp:anchor distT="0" distB="0" distL="114300" distR="114300" simplePos="0" relativeHeight="251697152" behindDoc="1" locked="0" layoutInCell="1" allowOverlap="1">
            <wp:simplePos x="0" y="0"/>
            <wp:positionH relativeFrom="column">
              <wp:posOffset>680720</wp:posOffset>
            </wp:positionH>
            <wp:positionV relativeFrom="paragraph">
              <wp:posOffset>52705</wp:posOffset>
            </wp:positionV>
            <wp:extent cx="3119120" cy="2137410"/>
            <wp:effectExtent l="57150" t="38100" r="43180" b="15240"/>
            <wp:wrapNone/>
            <wp:docPr id="5" name="图片 1" descr="未命名"/>
            <wp:cNvGraphicFramePr/>
            <a:graphic xmlns:a="http://schemas.openxmlformats.org/drawingml/2006/main">
              <a:graphicData uri="http://schemas.openxmlformats.org/drawingml/2006/picture">
                <pic:pic xmlns:pic="http://schemas.openxmlformats.org/drawingml/2006/picture">
                  <pic:nvPicPr>
                    <pic:cNvPr id="61443" name="Picture 3" descr="未命名"/>
                    <pic:cNvPicPr>
                      <a:picLocks noChangeAspect="1" noChangeArrowheads="1"/>
                    </pic:cNvPicPr>
                  </pic:nvPicPr>
                  <pic:blipFill>
                    <a:blip r:embed="rId21"/>
                    <a:srcRect/>
                    <a:stretch>
                      <a:fillRect/>
                    </a:stretch>
                  </pic:blipFill>
                  <pic:spPr bwMode="auto">
                    <a:xfrm>
                      <a:off x="0" y="0"/>
                      <a:ext cx="3119120" cy="2137410"/>
                    </a:xfrm>
                    <a:prstGeom prst="rect">
                      <a:avLst/>
                    </a:prstGeom>
                    <a:noFill/>
                    <a:ln w="28575">
                      <a:solidFill>
                        <a:srgbClr val="000000"/>
                      </a:solidFill>
                      <a:miter lim="800000"/>
                      <a:headEnd/>
                      <a:tailEnd/>
                    </a:ln>
                  </pic:spPr>
                </pic:pic>
              </a:graphicData>
            </a:graphic>
          </wp:anchor>
        </w:drawing>
      </w:r>
      <w:r w:rsidRPr="004F36A2">
        <w:rPr>
          <w:rFonts w:ascii="Times New Roman" w:cs="Times New Roman"/>
          <w:noProof/>
        </w:rPr>
        <w:pict>
          <v:shape id="_x0000_s1107" type="#_x0000_t202" style="position:absolute;left:0;text-align:left;margin-left:133pt;margin-top:5.85pt;width:30.6pt;height:22.8pt;z-index:251699200;mso-height-percent:200;mso-position-horizontal-relative:text;mso-position-vertical-relative:text;mso-height-percent:200;mso-width-relative:margin;mso-height-relative:margin" stroked="f">
            <v:fill opacity="0"/>
            <v:textbox style="mso-fit-shape-to-text:t">
              <w:txbxContent>
                <w:p w:rsidR="00BC62E7" w:rsidRPr="00A62D2D" w:rsidRDefault="00BC62E7">
                  <w:pPr>
                    <w:rPr>
                      <w:rFonts w:ascii="Times New Roman" w:cs="Times New Roman"/>
                      <w:b/>
                      <w:i/>
                      <w:sz w:val="18"/>
                      <w:szCs w:val="18"/>
                    </w:rPr>
                  </w:pPr>
                  <w:r w:rsidRPr="00A62D2D">
                    <w:rPr>
                      <w:rFonts w:ascii="Times New Roman" w:cs="Times New Roman"/>
                      <w:b/>
                      <w:i/>
                      <w:sz w:val="18"/>
                      <w:szCs w:val="18"/>
                    </w:rPr>
                    <w:t>T</w:t>
                  </w:r>
                  <w:r w:rsidRPr="00A62D2D">
                    <w:rPr>
                      <w:rFonts w:ascii="Times New Roman" w:cs="Times New Roman"/>
                      <w:b/>
                      <w:i/>
                      <w:sz w:val="18"/>
                      <w:szCs w:val="18"/>
                      <w:vertAlign w:val="subscript"/>
                    </w:rPr>
                    <w:t>g,A</w:t>
                  </w:r>
                </w:p>
              </w:txbxContent>
            </v:textbox>
          </v:shape>
        </w:pict>
      </w:r>
    </w:p>
    <w:p w:rsidR="00A711CD" w:rsidRPr="00F6360E" w:rsidRDefault="004F36A2" w:rsidP="00D606E1">
      <w:pPr>
        <w:spacing w:line="360" w:lineRule="auto"/>
        <w:outlineLvl w:val="0"/>
        <w:rPr>
          <w:rFonts w:ascii="Times New Roman" w:cs="Times New Roman"/>
          <w:sz w:val="24"/>
          <w:szCs w:val="24"/>
        </w:rPr>
      </w:pPr>
      <w:r w:rsidRPr="004F36A2">
        <w:rPr>
          <w:rFonts w:ascii="Times New Roman" w:cs="Times New Roman"/>
          <w:noProof/>
        </w:rPr>
        <w:pict>
          <v:shape id="_x0000_s1114" type="#_x0000_t32" style="position:absolute;left:0;text-align:left;margin-left:154.6pt;margin-top:2.3pt;width:.05pt;height:83.6pt;z-index:251706368" o:connectortype="straight">
            <v:stroke dashstyle="1 1"/>
          </v:shape>
        </w:pict>
      </w:r>
      <w:r w:rsidRPr="004F36A2">
        <w:rPr>
          <w:rFonts w:ascii="Times New Roman" w:cs="Times New Roman"/>
          <w:noProof/>
        </w:rPr>
        <w:pict>
          <v:shape id="_x0000_s1109" type="#_x0000_t202" style="position:absolute;left:0;text-align:left;margin-left:158.8pt;margin-top:15.3pt;width:37.5pt;height:22.8pt;z-index:251701248;mso-height-percent:200;mso-height-percent:200;mso-width-relative:margin;mso-height-relative:margin" stroked="f">
            <v:fill opacity="0"/>
            <v:textbox style="mso-fit-shape-to-text:t">
              <w:txbxContent>
                <w:p w:rsidR="00A62D2D" w:rsidRPr="00A62D2D" w:rsidRDefault="00A62D2D" w:rsidP="00A62D2D">
                  <w:pPr>
                    <w:rPr>
                      <w:rFonts w:ascii="Times New Roman" w:cs="Times New Roman"/>
                      <w:b/>
                      <w:i/>
                      <w:sz w:val="18"/>
                      <w:szCs w:val="18"/>
                    </w:rPr>
                  </w:pPr>
                  <w:r w:rsidRPr="00A62D2D">
                    <w:rPr>
                      <w:rFonts w:ascii="Times New Roman" w:cs="Times New Roman"/>
                      <w:b/>
                      <w:i/>
                      <w:sz w:val="18"/>
                      <w:szCs w:val="18"/>
                    </w:rPr>
                    <w:t>T</w:t>
                  </w:r>
                  <w:r w:rsidRPr="00A62D2D">
                    <w:rPr>
                      <w:rFonts w:ascii="Times New Roman" w:cs="Times New Roman"/>
                      <w:b/>
                      <w:i/>
                      <w:sz w:val="18"/>
                      <w:szCs w:val="18"/>
                      <w:vertAlign w:val="subscript"/>
                    </w:rPr>
                    <w:t>g,A</w:t>
                  </w:r>
                  <w:r w:rsidRPr="00A62D2D">
                    <w:rPr>
                      <w:rFonts w:ascii="Times New Roman" w:cs="Times New Roman" w:hint="eastAsia"/>
                      <w:b/>
                      <w:i/>
                      <w:sz w:val="18"/>
                      <w:szCs w:val="18"/>
                      <w:vertAlign w:val="subscript"/>
                    </w:rPr>
                    <w:t>B</w:t>
                  </w:r>
                </w:p>
              </w:txbxContent>
            </v:textbox>
          </v:shape>
        </w:pict>
      </w:r>
    </w:p>
    <w:p w:rsidR="00A711CD" w:rsidRPr="00F6360E" w:rsidRDefault="004F36A2" w:rsidP="00D606E1">
      <w:pPr>
        <w:spacing w:line="360" w:lineRule="auto"/>
        <w:outlineLvl w:val="0"/>
        <w:rPr>
          <w:rFonts w:ascii="Times New Roman" w:cs="Times New Roman"/>
          <w:sz w:val="24"/>
          <w:szCs w:val="24"/>
        </w:rPr>
      </w:pPr>
      <w:r w:rsidRPr="004F36A2">
        <w:rPr>
          <w:rFonts w:ascii="Times New Roman" w:cs="Times New Roman"/>
          <w:noProof/>
        </w:rPr>
        <w:pict>
          <v:shape id="_x0000_s1113" type="#_x0000_t32" style="position:absolute;left:0;text-align:left;margin-left:174.6pt;margin-top:1.4pt;width:.05pt;height:13.3pt;z-index:251705344" o:connectortype="straight">
            <v:stroke dashstyle="1 1"/>
          </v:shape>
        </w:pict>
      </w:r>
      <w:r w:rsidRPr="004F36A2">
        <w:rPr>
          <w:rFonts w:ascii="Times New Roman" w:cs="Times New Roman"/>
          <w:noProof/>
        </w:rPr>
        <w:pict>
          <v:shape id="_x0000_s1110" type="#_x0000_t202" style="position:absolute;left:0;text-align:left;margin-left:222pt;margin-top:9.3pt;width:54.15pt;height:22.8pt;z-index:251702272;mso-height-percent:200;mso-height-percent:200;mso-width-relative:margin;mso-height-relative:margin" stroked="f">
            <v:fill opacity="0"/>
            <v:textbox style="mso-fit-shape-to-text:t">
              <w:txbxContent>
                <w:p w:rsidR="00A62D2D" w:rsidRPr="00A62D2D" w:rsidRDefault="00A62D2D" w:rsidP="00A62D2D">
                  <w:pPr>
                    <w:rPr>
                      <w:rFonts w:ascii="仿宋_GB2312" w:eastAsia="仿宋_GB2312" w:cs="Times New Roman"/>
                      <w:b/>
                      <w:sz w:val="18"/>
                      <w:szCs w:val="18"/>
                    </w:rPr>
                  </w:pPr>
                  <w:r w:rsidRPr="00A62D2D">
                    <w:rPr>
                      <w:rFonts w:ascii="仿宋_GB2312" w:eastAsia="仿宋_GB2312" w:cs="Times New Roman" w:hint="eastAsia"/>
                      <w:b/>
                      <w:sz w:val="18"/>
                      <w:szCs w:val="18"/>
                    </w:rPr>
                    <w:t>完全相容</w:t>
                  </w:r>
                </w:p>
              </w:txbxContent>
            </v:textbox>
          </v:shape>
        </w:pict>
      </w:r>
    </w:p>
    <w:p w:rsidR="00A711CD" w:rsidRDefault="00A711CD" w:rsidP="00D606E1">
      <w:pPr>
        <w:spacing w:line="360" w:lineRule="auto"/>
        <w:outlineLvl w:val="0"/>
        <w:rPr>
          <w:rFonts w:ascii="Times New Roman" w:cs="Times New Roman"/>
          <w:sz w:val="24"/>
          <w:szCs w:val="24"/>
        </w:rPr>
      </w:pPr>
    </w:p>
    <w:p w:rsidR="00A711CD" w:rsidRPr="00F6360E" w:rsidRDefault="004F36A2" w:rsidP="00D606E1">
      <w:pPr>
        <w:spacing w:line="360" w:lineRule="auto"/>
        <w:outlineLvl w:val="0"/>
        <w:rPr>
          <w:rFonts w:ascii="Times New Roman" w:cs="Times New Roman"/>
          <w:sz w:val="24"/>
          <w:szCs w:val="24"/>
        </w:rPr>
      </w:pPr>
      <w:r w:rsidRPr="004F36A2">
        <w:rPr>
          <w:rFonts w:ascii="Times New Roman" w:cs="Times New Roman"/>
          <w:noProof/>
        </w:rPr>
        <w:pict>
          <v:shape id="_x0000_s1111" type="#_x0000_t202" style="position:absolute;left:0;text-align:left;margin-left:211.95pt;margin-top:5.35pt;width:54.15pt;height:22.8pt;z-index:251703296;mso-height-percent:200;mso-height-percent:200;mso-width-relative:margin;mso-height-relative:margin" stroked="f">
            <v:fill opacity="0"/>
            <v:textbox style="mso-fit-shape-to-text:t">
              <w:txbxContent>
                <w:p w:rsidR="00A62D2D" w:rsidRPr="00A62D2D" w:rsidRDefault="00A62D2D" w:rsidP="00A62D2D">
                  <w:pPr>
                    <w:rPr>
                      <w:rFonts w:ascii="仿宋_GB2312" w:eastAsia="仿宋_GB2312" w:cs="Times New Roman"/>
                      <w:b/>
                      <w:sz w:val="18"/>
                      <w:szCs w:val="18"/>
                    </w:rPr>
                  </w:pPr>
                  <w:r>
                    <w:rPr>
                      <w:rFonts w:ascii="仿宋_GB2312" w:eastAsia="仿宋_GB2312" w:cs="Times New Roman" w:hint="eastAsia"/>
                      <w:b/>
                      <w:sz w:val="18"/>
                      <w:szCs w:val="18"/>
                    </w:rPr>
                    <w:t>部分</w:t>
                  </w:r>
                  <w:r w:rsidRPr="00A62D2D">
                    <w:rPr>
                      <w:rFonts w:ascii="仿宋_GB2312" w:eastAsia="仿宋_GB2312" w:cs="Times New Roman" w:hint="eastAsia"/>
                      <w:b/>
                      <w:sz w:val="18"/>
                      <w:szCs w:val="18"/>
                    </w:rPr>
                    <w:t>相容</w:t>
                  </w:r>
                </w:p>
              </w:txbxContent>
            </v:textbox>
          </v:shape>
        </w:pict>
      </w:r>
    </w:p>
    <w:p w:rsidR="00A711CD" w:rsidRDefault="004F36A2" w:rsidP="00D606E1">
      <w:pPr>
        <w:spacing w:line="360" w:lineRule="auto"/>
        <w:outlineLvl w:val="0"/>
        <w:rPr>
          <w:rFonts w:ascii="Times New Roman" w:cs="Times New Roman"/>
          <w:sz w:val="24"/>
          <w:szCs w:val="24"/>
        </w:rPr>
      </w:pPr>
      <w:r w:rsidRPr="004F36A2">
        <w:rPr>
          <w:rFonts w:ascii="Times New Roman" w:cs="Times New Roman"/>
          <w:noProof/>
        </w:rPr>
        <w:pict>
          <v:shape id="_x0000_s1112" type="#_x0000_t202" style="position:absolute;left:0;text-align:left;margin-left:227.3pt;margin-top:16.75pt;width:60.8pt;height:38.4pt;z-index:251704320;mso-height-percent:200;mso-height-percent:200;mso-width-relative:margin;mso-height-relative:margin" stroked="f">
            <v:fill opacity="0"/>
            <v:textbox style="mso-fit-shape-to-text:t">
              <w:txbxContent>
                <w:p w:rsidR="00A62D2D" w:rsidRPr="00A62D2D" w:rsidRDefault="00A62D2D" w:rsidP="00A62D2D">
                  <w:pPr>
                    <w:rPr>
                      <w:rFonts w:ascii="仿宋_GB2312" w:eastAsia="仿宋_GB2312" w:cs="Times New Roman"/>
                      <w:b/>
                      <w:sz w:val="18"/>
                      <w:szCs w:val="18"/>
                    </w:rPr>
                  </w:pPr>
                  <w:r>
                    <w:rPr>
                      <w:rFonts w:ascii="仿宋_GB2312" w:eastAsia="仿宋_GB2312" w:cs="Times New Roman" w:hint="eastAsia"/>
                      <w:b/>
                      <w:sz w:val="18"/>
                      <w:szCs w:val="18"/>
                    </w:rPr>
                    <w:t>完全不</w:t>
                  </w:r>
                  <w:r w:rsidRPr="00A62D2D">
                    <w:rPr>
                      <w:rFonts w:ascii="仿宋_GB2312" w:eastAsia="仿宋_GB2312" w:cs="Times New Roman" w:hint="eastAsia"/>
                      <w:b/>
                      <w:sz w:val="18"/>
                      <w:szCs w:val="18"/>
                    </w:rPr>
                    <w:t>相容</w:t>
                  </w:r>
                </w:p>
              </w:txbxContent>
            </v:textbox>
          </v:shape>
        </w:pict>
      </w:r>
    </w:p>
    <w:p w:rsidR="00A711CD" w:rsidRDefault="00A711CD" w:rsidP="00D606E1">
      <w:pPr>
        <w:spacing w:line="360" w:lineRule="auto"/>
        <w:outlineLvl w:val="0"/>
        <w:rPr>
          <w:rFonts w:ascii="Times New Roman" w:cs="Times New Roman"/>
          <w:sz w:val="24"/>
          <w:szCs w:val="24"/>
        </w:rPr>
      </w:pPr>
    </w:p>
    <w:p w:rsidR="003C65D8" w:rsidRDefault="003C65D8" w:rsidP="00D606E1">
      <w:pPr>
        <w:spacing w:line="360" w:lineRule="auto"/>
        <w:outlineLvl w:val="0"/>
        <w:rPr>
          <w:rFonts w:ascii="Times New Roman" w:cs="Times New Roman"/>
          <w:sz w:val="24"/>
          <w:szCs w:val="24"/>
        </w:rPr>
      </w:pPr>
    </w:p>
    <w:p w:rsidR="00F6360E" w:rsidRDefault="00F6360E" w:rsidP="00D606E1">
      <w:pPr>
        <w:spacing w:line="360" w:lineRule="auto"/>
        <w:outlineLvl w:val="0"/>
        <w:rPr>
          <w:rFonts w:ascii="Times New Roman" w:cs="Times New Roman"/>
          <w:sz w:val="24"/>
          <w:szCs w:val="24"/>
        </w:rPr>
      </w:pPr>
    </w:p>
    <w:p w:rsidR="003C65D8" w:rsidRDefault="003C65D8" w:rsidP="00D606E1">
      <w:pPr>
        <w:spacing w:line="360" w:lineRule="auto"/>
        <w:outlineLvl w:val="0"/>
        <w:rPr>
          <w:rFonts w:ascii="Times New Roman" w:cs="Times New Roman"/>
          <w:sz w:val="24"/>
          <w:szCs w:val="24"/>
        </w:rPr>
      </w:pPr>
    </w:p>
    <w:p w:rsidR="003C65D8" w:rsidRDefault="003C65D8" w:rsidP="00D606E1">
      <w:pPr>
        <w:spacing w:line="360" w:lineRule="auto"/>
        <w:outlineLvl w:val="0"/>
        <w:rPr>
          <w:rFonts w:ascii="Times New Roman" w:cs="Times New Roman"/>
          <w:sz w:val="24"/>
          <w:szCs w:val="24"/>
        </w:rPr>
      </w:pPr>
    </w:p>
    <w:p w:rsidR="003C65D8" w:rsidRDefault="003C65D8" w:rsidP="00D606E1">
      <w:pPr>
        <w:spacing w:line="360" w:lineRule="auto"/>
        <w:outlineLvl w:val="0"/>
        <w:rPr>
          <w:rFonts w:ascii="Times New Roman" w:cs="Times New Roman"/>
          <w:sz w:val="24"/>
          <w:szCs w:val="24"/>
        </w:rPr>
      </w:pPr>
    </w:p>
    <w:p w:rsidR="003C65D8" w:rsidRDefault="003C65D8" w:rsidP="00D606E1">
      <w:pPr>
        <w:spacing w:line="360" w:lineRule="auto"/>
        <w:outlineLvl w:val="0"/>
        <w:rPr>
          <w:rFonts w:ascii="Times New Roman" w:cs="Times New Roman"/>
          <w:sz w:val="24"/>
          <w:szCs w:val="24"/>
        </w:rPr>
      </w:pPr>
    </w:p>
    <w:p w:rsidR="00E109FA" w:rsidRDefault="00E109FA" w:rsidP="00D606E1">
      <w:pPr>
        <w:spacing w:line="360" w:lineRule="auto"/>
        <w:outlineLvl w:val="0"/>
        <w:rPr>
          <w:rFonts w:ascii="Times New Roman" w:cs="Times New Roman"/>
          <w:sz w:val="24"/>
          <w:szCs w:val="24"/>
        </w:rPr>
      </w:pPr>
    </w:p>
    <w:p w:rsidR="00EF7C08" w:rsidRDefault="00EF7C08">
      <w:pPr>
        <w:spacing w:line="360" w:lineRule="auto"/>
        <w:outlineLvl w:val="0"/>
        <w:rPr>
          <w:rFonts w:ascii="Times New Roman" w:cs="Times New Roman"/>
          <w:sz w:val="24"/>
          <w:szCs w:val="24"/>
        </w:rPr>
      </w:pPr>
    </w:p>
    <w:p w:rsidR="00EF7C08" w:rsidRDefault="00EF7C08">
      <w:pPr>
        <w:spacing w:line="360" w:lineRule="auto"/>
        <w:outlineLvl w:val="0"/>
        <w:rPr>
          <w:rFonts w:ascii="Times New Roman" w:cs="Times New Roman"/>
          <w:sz w:val="24"/>
          <w:szCs w:val="24"/>
        </w:rPr>
      </w:pPr>
    </w:p>
    <w:p w:rsidR="00A711CD" w:rsidRPr="003C65D8" w:rsidRDefault="00A711CD">
      <w:pPr>
        <w:spacing w:line="360" w:lineRule="auto"/>
        <w:outlineLvl w:val="0"/>
        <w:rPr>
          <w:rFonts w:cs="Times New Roman"/>
        </w:rPr>
      </w:pPr>
      <w:r w:rsidRPr="003C65D8">
        <w:rPr>
          <w:rFonts w:ascii="Times New Roman" w:cs="Times New Roman"/>
        </w:rPr>
        <w:lastRenderedPageBreak/>
        <w:t xml:space="preserve">3. </w:t>
      </w:r>
      <w:r w:rsidRPr="003C65D8">
        <w:rPr>
          <w:rFonts w:hint="eastAsia"/>
        </w:rPr>
        <w:t>某同学的毕业设计课题为一种可生物降解的结晶型高分子材料聚乳酸（</w:t>
      </w:r>
      <w:r w:rsidRPr="003C65D8">
        <w:t>PLA</w:t>
      </w:r>
      <w:r w:rsidRPr="003C65D8">
        <w:rPr>
          <w:rFonts w:hint="eastAsia"/>
        </w:rPr>
        <w:t>）与改性片状纳米材料（</w:t>
      </w:r>
      <w:r w:rsidRPr="003C65D8">
        <w:t>MMT</w:t>
      </w:r>
      <w:r w:rsidRPr="003C65D8">
        <w:rPr>
          <w:rFonts w:hint="eastAsia"/>
        </w:rPr>
        <w:t>）复合材料的制备、结晶行为，热性能与降解性能研究。具体研究内容包括：</w:t>
      </w:r>
      <w:r w:rsidRPr="003C65D8">
        <w:rPr>
          <w:rFonts w:cs="Times New Roman"/>
        </w:rPr>
        <w:br/>
      </w:r>
      <w:r w:rsidRPr="003C65D8">
        <w:rPr>
          <w:rFonts w:hint="eastAsia"/>
        </w:rPr>
        <w:t>（</w:t>
      </w:r>
      <w:r w:rsidRPr="003C65D8">
        <w:t>1</w:t>
      </w:r>
      <w:r w:rsidRPr="003C65D8">
        <w:rPr>
          <w:rFonts w:hint="eastAsia"/>
        </w:rPr>
        <w:t>）</w:t>
      </w:r>
      <w:r w:rsidRPr="003C65D8">
        <w:t>MMT</w:t>
      </w:r>
      <w:r w:rsidRPr="003C65D8">
        <w:rPr>
          <w:rFonts w:hint="eastAsia"/>
        </w:rPr>
        <w:t>片层结构的变化（</w:t>
      </w:r>
      <w:r w:rsidRPr="003C65D8">
        <w:t>2</w:t>
      </w:r>
      <w:r w:rsidRPr="003C65D8">
        <w:rPr>
          <w:rFonts w:hint="eastAsia"/>
        </w:rPr>
        <w:t>）</w:t>
      </w:r>
      <w:r w:rsidRPr="003C65D8">
        <w:t>MMT</w:t>
      </w:r>
      <w:r w:rsidRPr="003C65D8">
        <w:rPr>
          <w:rFonts w:hint="eastAsia"/>
        </w:rPr>
        <w:t>在聚合物基体</w:t>
      </w:r>
      <w:r w:rsidRPr="003C65D8">
        <w:t>PLA</w:t>
      </w:r>
      <w:r w:rsidRPr="003C65D8">
        <w:rPr>
          <w:rFonts w:hint="eastAsia"/>
        </w:rPr>
        <w:t>中的分散</w:t>
      </w:r>
    </w:p>
    <w:p w:rsidR="00A711CD" w:rsidRPr="003C65D8" w:rsidRDefault="00A711CD">
      <w:pPr>
        <w:spacing w:line="360" w:lineRule="auto"/>
        <w:outlineLvl w:val="0"/>
        <w:rPr>
          <w:rFonts w:cs="Times New Roman"/>
        </w:rPr>
      </w:pPr>
      <w:r w:rsidRPr="003C65D8">
        <w:rPr>
          <w:rFonts w:hint="eastAsia"/>
        </w:rPr>
        <w:t>（</w:t>
      </w:r>
      <w:r w:rsidRPr="003C65D8">
        <w:t>3</w:t>
      </w:r>
      <w:r w:rsidRPr="003C65D8">
        <w:rPr>
          <w:rFonts w:hint="eastAsia"/>
        </w:rPr>
        <w:t>）</w:t>
      </w:r>
      <w:r w:rsidRPr="003C65D8">
        <w:t>PLA</w:t>
      </w:r>
      <w:r w:rsidRPr="003C65D8">
        <w:rPr>
          <w:rFonts w:hint="eastAsia"/>
        </w:rPr>
        <w:t>的晶体形态与生长速率（</w:t>
      </w:r>
      <w:r w:rsidRPr="003C65D8">
        <w:t>4</w:t>
      </w:r>
      <w:r w:rsidRPr="003C65D8">
        <w:rPr>
          <w:rFonts w:hint="eastAsia"/>
        </w:rPr>
        <w:t>）</w:t>
      </w:r>
      <w:r w:rsidRPr="003C65D8">
        <w:t>MMT</w:t>
      </w:r>
      <w:r w:rsidRPr="003C65D8">
        <w:rPr>
          <w:rFonts w:hint="eastAsia"/>
        </w:rPr>
        <w:t>对</w:t>
      </w:r>
      <w:r w:rsidRPr="003C65D8">
        <w:t>PLA</w:t>
      </w:r>
      <w:r w:rsidRPr="003C65D8">
        <w:rPr>
          <w:rFonts w:hint="eastAsia"/>
        </w:rPr>
        <w:t>的熔融行为及等温及非等温结晶动力学</w:t>
      </w:r>
    </w:p>
    <w:p w:rsidR="00A711CD" w:rsidRPr="003C65D8" w:rsidRDefault="00A711CD">
      <w:pPr>
        <w:spacing w:line="360" w:lineRule="auto"/>
        <w:outlineLvl w:val="0"/>
        <w:rPr>
          <w:rFonts w:cs="Times New Roman"/>
        </w:rPr>
      </w:pPr>
      <w:r w:rsidRPr="003C65D8">
        <w:rPr>
          <w:rFonts w:hint="eastAsia"/>
        </w:rPr>
        <w:t>（</w:t>
      </w:r>
      <w:r w:rsidRPr="003C65D8">
        <w:t>5</w:t>
      </w:r>
      <w:r w:rsidRPr="003C65D8">
        <w:rPr>
          <w:rFonts w:hint="eastAsia"/>
        </w:rPr>
        <w:t>）</w:t>
      </w:r>
      <w:r w:rsidRPr="003C65D8">
        <w:t>PLA</w:t>
      </w:r>
      <w:r w:rsidRPr="003C65D8">
        <w:rPr>
          <w:rFonts w:hint="eastAsia"/>
        </w:rPr>
        <w:t>的晶体结构与多晶型研究（</w:t>
      </w:r>
      <w:r w:rsidRPr="003C65D8">
        <w:t>6</w:t>
      </w:r>
      <w:r w:rsidRPr="003C65D8">
        <w:rPr>
          <w:rFonts w:hint="eastAsia"/>
        </w:rPr>
        <w:t>）</w:t>
      </w:r>
      <w:r w:rsidRPr="003C65D8">
        <w:t>MMT</w:t>
      </w:r>
      <w:r w:rsidRPr="003C65D8">
        <w:rPr>
          <w:rFonts w:hint="eastAsia"/>
        </w:rPr>
        <w:t>对</w:t>
      </w:r>
      <w:r w:rsidRPr="003C65D8">
        <w:t>PLA</w:t>
      </w:r>
      <w:r w:rsidRPr="003C65D8">
        <w:rPr>
          <w:rFonts w:hint="eastAsia"/>
        </w:rPr>
        <w:t>的热稳定性的影响</w:t>
      </w:r>
    </w:p>
    <w:p w:rsidR="00A711CD" w:rsidRPr="003C65D8" w:rsidRDefault="00A711CD" w:rsidP="00C02BE7">
      <w:pPr>
        <w:spacing w:line="360" w:lineRule="auto"/>
        <w:outlineLvl w:val="0"/>
        <w:rPr>
          <w:rFonts w:cs="Times New Roman"/>
        </w:rPr>
      </w:pPr>
      <w:r w:rsidRPr="003C65D8">
        <w:rPr>
          <w:rFonts w:hint="eastAsia"/>
        </w:rPr>
        <w:t>（</w:t>
      </w:r>
      <w:r w:rsidRPr="003C65D8">
        <w:t>7</w:t>
      </w:r>
      <w:r w:rsidRPr="003C65D8">
        <w:rPr>
          <w:rFonts w:hint="eastAsia"/>
        </w:rPr>
        <w:t>）</w:t>
      </w:r>
      <w:r w:rsidRPr="003C65D8">
        <w:t>MMT</w:t>
      </w:r>
      <w:r w:rsidRPr="003C65D8">
        <w:rPr>
          <w:rFonts w:hint="eastAsia"/>
        </w:rPr>
        <w:t>对</w:t>
      </w:r>
      <w:r w:rsidRPr="003C65D8">
        <w:t>PLA</w:t>
      </w:r>
      <w:r w:rsidRPr="003C65D8">
        <w:rPr>
          <w:rFonts w:hint="eastAsia"/>
        </w:rPr>
        <w:t>的动态力学性能的影响（</w:t>
      </w:r>
      <w:r w:rsidRPr="003C65D8">
        <w:t>8</w:t>
      </w:r>
      <w:r w:rsidRPr="003C65D8">
        <w:rPr>
          <w:rFonts w:hint="eastAsia"/>
        </w:rPr>
        <w:t>）</w:t>
      </w:r>
      <w:r w:rsidRPr="003C65D8">
        <w:t>MMT</w:t>
      </w:r>
      <w:r w:rsidRPr="003C65D8">
        <w:rPr>
          <w:rFonts w:hint="eastAsia"/>
        </w:rPr>
        <w:t>对</w:t>
      </w:r>
      <w:r w:rsidRPr="003C65D8">
        <w:t>PLA</w:t>
      </w:r>
      <w:r w:rsidRPr="003C65D8">
        <w:rPr>
          <w:rFonts w:hint="eastAsia"/>
        </w:rPr>
        <w:t>降解性能的影响。</w:t>
      </w:r>
    </w:p>
    <w:p w:rsidR="00A711CD" w:rsidRPr="003C65D8" w:rsidRDefault="00A711CD">
      <w:pPr>
        <w:spacing w:line="360" w:lineRule="auto"/>
        <w:outlineLvl w:val="0"/>
        <w:rPr>
          <w:rFonts w:cs="Times New Roman"/>
        </w:rPr>
      </w:pPr>
      <w:r w:rsidRPr="003C65D8">
        <w:rPr>
          <w:rFonts w:hint="eastAsia"/>
        </w:rPr>
        <w:t>针对上述各项研究内容该同学应分别</w:t>
      </w:r>
      <w:r w:rsidRPr="003C65D8">
        <w:rPr>
          <w:rFonts w:hint="eastAsia"/>
          <w:b/>
        </w:rPr>
        <w:t>首选</w:t>
      </w:r>
      <w:r w:rsidRPr="003C65D8">
        <w:rPr>
          <w:rFonts w:hint="eastAsia"/>
        </w:rPr>
        <w:t>哪些主要仪器？</w:t>
      </w:r>
    </w:p>
    <w:p w:rsidR="00A711CD" w:rsidRDefault="00A711CD">
      <w:pPr>
        <w:spacing w:line="360" w:lineRule="auto"/>
        <w:outlineLvl w:val="0"/>
        <w:rPr>
          <w:rFonts w:cs="Times New Roman"/>
        </w:rPr>
      </w:pPr>
    </w:p>
    <w:p w:rsidR="00EA1FDF" w:rsidRPr="004E28FB" w:rsidRDefault="00EA1FDF" w:rsidP="00EA1FDF">
      <w:pPr>
        <w:numPr>
          <w:ilvl w:val="0"/>
          <w:numId w:val="11"/>
        </w:numPr>
        <w:spacing w:line="360" w:lineRule="auto"/>
        <w:rPr>
          <w:rFonts w:ascii="Times New Roman"/>
          <w:b/>
        </w:rPr>
      </w:pPr>
      <w:r w:rsidRPr="004E28FB">
        <w:rPr>
          <w:rFonts w:ascii="Times New Roman" w:hint="eastAsia"/>
          <w:b/>
        </w:rPr>
        <w:t>X</w:t>
      </w:r>
      <w:r w:rsidRPr="004E28FB">
        <w:rPr>
          <w:rFonts w:ascii="Times New Roman" w:hint="eastAsia"/>
          <w:b/>
        </w:rPr>
        <w:t>射线衍射（</w:t>
      </w:r>
      <w:r w:rsidRPr="004E28FB">
        <w:rPr>
          <w:rFonts w:ascii="Times New Roman" w:hint="eastAsia"/>
          <w:b/>
        </w:rPr>
        <w:t>XRD</w:t>
      </w:r>
      <w:r w:rsidRPr="004E28FB">
        <w:rPr>
          <w:rFonts w:ascii="Times New Roman" w:hint="eastAsia"/>
          <w:b/>
        </w:rPr>
        <w:t>）</w:t>
      </w:r>
      <w:r w:rsidRPr="004E28FB">
        <w:rPr>
          <w:rFonts w:ascii="Times New Roman" w:hint="eastAsia"/>
          <w:b/>
        </w:rPr>
        <w:t>;</w:t>
      </w:r>
    </w:p>
    <w:p w:rsidR="00EA1FDF" w:rsidRPr="004E28FB" w:rsidRDefault="00EA1FDF" w:rsidP="00EA1FDF">
      <w:pPr>
        <w:numPr>
          <w:ilvl w:val="0"/>
          <w:numId w:val="11"/>
        </w:numPr>
        <w:spacing w:line="360" w:lineRule="auto"/>
        <w:rPr>
          <w:b/>
        </w:rPr>
      </w:pPr>
      <w:r w:rsidRPr="004E28FB">
        <w:rPr>
          <w:rFonts w:hint="eastAsia"/>
          <w:b/>
        </w:rPr>
        <w:t>扫描电镜（SEM）,透射电镜（TEM）</w:t>
      </w:r>
    </w:p>
    <w:p w:rsidR="00EA1FDF" w:rsidRPr="004E28FB" w:rsidRDefault="00EA1FDF" w:rsidP="00EA1FDF">
      <w:pPr>
        <w:numPr>
          <w:ilvl w:val="0"/>
          <w:numId w:val="11"/>
        </w:numPr>
        <w:spacing w:line="360" w:lineRule="auto"/>
        <w:rPr>
          <w:b/>
        </w:rPr>
      </w:pPr>
      <w:r w:rsidRPr="004E28FB">
        <w:rPr>
          <w:rFonts w:ascii="Times New Roman" w:hint="eastAsia"/>
          <w:b/>
        </w:rPr>
        <w:t>热台</w:t>
      </w:r>
      <w:r w:rsidRPr="004E28FB">
        <w:rPr>
          <w:rFonts w:ascii="Times New Roman" w:hint="eastAsia"/>
          <w:b/>
        </w:rPr>
        <w:t>POM</w:t>
      </w:r>
      <w:r w:rsidRPr="004E28FB">
        <w:rPr>
          <w:rFonts w:ascii="Times New Roman" w:hint="eastAsia"/>
          <w:b/>
        </w:rPr>
        <w:t>（热台偏光显微镜）</w:t>
      </w:r>
    </w:p>
    <w:p w:rsidR="00EA1FDF" w:rsidRPr="004E28FB" w:rsidRDefault="00EA1FDF" w:rsidP="00EA1FDF">
      <w:pPr>
        <w:numPr>
          <w:ilvl w:val="0"/>
          <w:numId w:val="11"/>
        </w:numPr>
        <w:spacing w:line="360" w:lineRule="auto"/>
        <w:rPr>
          <w:b/>
        </w:rPr>
      </w:pPr>
      <w:r w:rsidRPr="004E28FB">
        <w:rPr>
          <w:rFonts w:ascii="Times New Roman" w:hint="eastAsia"/>
          <w:b/>
        </w:rPr>
        <w:t>差示扫描量热（</w:t>
      </w:r>
      <w:r w:rsidRPr="004E28FB">
        <w:rPr>
          <w:rFonts w:ascii="Times New Roman" w:hint="eastAsia"/>
          <w:b/>
        </w:rPr>
        <w:t>DSC</w:t>
      </w:r>
      <w:r w:rsidRPr="004E28FB">
        <w:rPr>
          <w:rFonts w:ascii="Times New Roman" w:hint="eastAsia"/>
          <w:b/>
        </w:rPr>
        <w:t>）</w:t>
      </w:r>
    </w:p>
    <w:p w:rsidR="00EA1FDF" w:rsidRPr="004E28FB" w:rsidRDefault="00EA1FDF" w:rsidP="00EA1FDF">
      <w:pPr>
        <w:numPr>
          <w:ilvl w:val="0"/>
          <w:numId w:val="11"/>
        </w:numPr>
        <w:spacing w:line="360" w:lineRule="auto"/>
        <w:rPr>
          <w:b/>
        </w:rPr>
      </w:pPr>
      <w:r w:rsidRPr="004E28FB">
        <w:rPr>
          <w:rFonts w:ascii="Times New Roman" w:hint="eastAsia"/>
          <w:b/>
        </w:rPr>
        <w:t>WAXD</w:t>
      </w:r>
      <w:r w:rsidRPr="004E28FB">
        <w:rPr>
          <w:rFonts w:ascii="Times New Roman" w:hint="eastAsia"/>
          <w:b/>
        </w:rPr>
        <w:t>（</w:t>
      </w:r>
      <w:r w:rsidRPr="004E28FB">
        <w:rPr>
          <w:rFonts w:ascii="Times New Roman" w:hint="eastAsia"/>
          <w:b/>
        </w:rPr>
        <w:t>XRD,</w:t>
      </w:r>
      <w:r w:rsidRPr="004E28FB">
        <w:rPr>
          <w:rFonts w:ascii="Times New Roman" w:hint="eastAsia"/>
          <w:b/>
        </w:rPr>
        <w:t>，广角</w:t>
      </w:r>
      <w:r w:rsidRPr="004E28FB">
        <w:rPr>
          <w:rFonts w:ascii="Times New Roman" w:hint="eastAsia"/>
          <w:b/>
        </w:rPr>
        <w:t>X</w:t>
      </w:r>
      <w:r w:rsidRPr="004E28FB">
        <w:rPr>
          <w:rFonts w:ascii="Times New Roman" w:hint="eastAsia"/>
          <w:b/>
        </w:rPr>
        <w:t>射线衍射</w:t>
      </w:r>
    </w:p>
    <w:p w:rsidR="00EA1FDF" w:rsidRPr="004E28FB" w:rsidRDefault="00EA1FDF" w:rsidP="00EA1FDF">
      <w:pPr>
        <w:numPr>
          <w:ilvl w:val="0"/>
          <w:numId w:val="11"/>
        </w:numPr>
        <w:spacing w:line="360" w:lineRule="auto"/>
        <w:rPr>
          <w:b/>
        </w:rPr>
      </w:pPr>
      <w:r w:rsidRPr="004E28FB">
        <w:rPr>
          <w:rFonts w:ascii="Times New Roman" w:hint="eastAsia"/>
          <w:b/>
        </w:rPr>
        <w:t>热失重（</w:t>
      </w:r>
      <w:r w:rsidRPr="004E28FB">
        <w:rPr>
          <w:rFonts w:ascii="Times New Roman" w:hint="eastAsia"/>
          <w:b/>
        </w:rPr>
        <w:t>TGA</w:t>
      </w:r>
      <w:r w:rsidRPr="004E28FB">
        <w:rPr>
          <w:rFonts w:ascii="Times New Roman" w:hint="eastAsia"/>
          <w:b/>
        </w:rPr>
        <w:t>）</w:t>
      </w:r>
    </w:p>
    <w:p w:rsidR="00EA1FDF" w:rsidRPr="004E28FB" w:rsidRDefault="00EA1FDF" w:rsidP="00EA1FDF">
      <w:pPr>
        <w:numPr>
          <w:ilvl w:val="0"/>
          <w:numId w:val="11"/>
        </w:numPr>
        <w:spacing w:line="360" w:lineRule="auto"/>
        <w:rPr>
          <w:b/>
        </w:rPr>
      </w:pPr>
      <w:r w:rsidRPr="004E28FB">
        <w:rPr>
          <w:rFonts w:ascii="Times New Roman" w:hint="eastAsia"/>
          <w:b/>
        </w:rPr>
        <w:t>动态力学分析（</w:t>
      </w:r>
      <w:r w:rsidRPr="004E28FB">
        <w:rPr>
          <w:rFonts w:ascii="Times New Roman" w:hint="eastAsia"/>
          <w:b/>
        </w:rPr>
        <w:t>DMTA</w:t>
      </w:r>
      <w:r w:rsidRPr="004E28FB">
        <w:rPr>
          <w:rFonts w:ascii="Times New Roman" w:hint="eastAsia"/>
          <w:b/>
        </w:rPr>
        <w:t>）</w:t>
      </w:r>
    </w:p>
    <w:p w:rsidR="00EA1FDF" w:rsidRPr="004E28FB" w:rsidRDefault="00EA1FDF" w:rsidP="00EA1FDF">
      <w:pPr>
        <w:numPr>
          <w:ilvl w:val="0"/>
          <w:numId w:val="11"/>
        </w:numPr>
        <w:spacing w:line="360" w:lineRule="auto"/>
        <w:rPr>
          <w:b/>
        </w:rPr>
      </w:pPr>
      <w:r w:rsidRPr="004E28FB">
        <w:rPr>
          <w:rFonts w:ascii="Times New Roman" w:hint="eastAsia"/>
          <w:b/>
        </w:rPr>
        <w:t>凝胶渗透色谱（</w:t>
      </w:r>
      <w:r w:rsidRPr="004E28FB">
        <w:rPr>
          <w:rFonts w:ascii="Times New Roman" w:hint="eastAsia"/>
          <w:b/>
        </w:rPr>
        <w:t>GPC</w:t>
      </w:r>
      <w:r w:rsidRPr="004E28FB">
        <w:rPr>
          <w:rFonts w:ascii="Times New Roman" w:hint="eastAsia"/>
          <w:b/>
        </w:rPr>
        <w:t>）</w:t>
      </w:r>
    </w:p>
    <w:p w:rsidR="00EA1FDF" w:rsidRPr="00EA1FDF" w:rsidRDefault="00EA1FDF">
      <w:pPr>
        <w:spacing w:line="360" w:lineRule="auto"/>
        <w:outlineLvl w:val="0"/>
        <w:rPr>
          <w:rFonts w:cs="Times New Roman"/>
        </w:rPr>
      </w:pPr>
    </w:p>
    <w:p w:rsidR="00A711CD" w:rsidRDefault="00A711CD" w:rsidP="00B73F61">
      <w:pPr>
        <w:pStyle w:val="a9"/>
        <w:ind w:leftChars="0" w:left="0"/>
        <w:jc w:val="left"/>
        <w:outlineLvl w:val="0"/>
        <w:rPr>
          <w:sz w:val="21"/>
          <w:szCs w:val="21"/>
        </w:rPr>
      </w:pPr>
      <w:r w:rsidRPr="0025331B">
        <w:br w:type="page"/>
      </w:r>
      <w:r w:rsidRPr="00D1011E">
        <w:rPr>
          <w:sz w:val="21"/>
          <w:szCs w:val="21"/>
        </w:rPr>
        <w:lastRenderedPageBreak/>
        <w:t>4</w:t>
      </w:r>
      <w:r w:rsidRPr="00D1011E">
        <w:rPr>
          <w:rFonts w:cs="宋体" w:hint="eastAsia"/>
          <w:sz w:val="21"/>
          <w:szCs w:val="21"/>
        </w:rPr>
        <w:t>．一种纳米层</w:t>
      </w:r>
      <w:r>
        <w:rPr>
          <w:rFonts w:cs="宋体" w:hint="eastAsia"/>
          <w:sz w:val="21"/>
          <w:szCs w:val="21"/>
        </w:rPr>
        <w:t>状结构</w:t>
      </w:r>
      <w:r w:rsidRPr="00D1011E">
        <w:rPr>
          <w:rFonts w:cs="宋体" w:hint="eastAsia"/>
          <w:sz w:val="21"/>
          <w:szCs w:val="21"/>
        </w:rPr>
        <w:t>原料</w:t>
      </w:r>
      <w:r w:rsidRPr="00D1011E">
        <w:rPr>
          <w:sz w:val="21"/>
          <w:szCs w:val="21"/>
        </w:rPr>
        <w:t>(</w:t>
      </w:r>
      <w:r w:rsidRPr="00D1011E">
        <w:rPr>
          <w:i/>
          <w:iCs/>
          <w:sz w:val="21"/>
          <w:szCs w:val="21"/>
        </w:rPr>
        <w:t>M</w:t>
      </w:r>
      <w:r w:rsidRPr="00D1011E">
        <w:rPr>
          <w:sz w:val="21"/>
          <w:szCs w:val="21"/>
        </w:rPr>
        <w:t>)</w:t>
      </w:r>
      <w:r w:rsidRPr="00D1011E">
        <w:rPr>
          <w:rFonts w:cs="宋体" w:hint="eastAsia"/>
          <w:sz w:val="21"/>
          <w:szCs w:val="21"/>
        </w:rPr>
        <w:t>经过</w:t>
      </w:r>
      <w:r>
        <w:rPr>
          <w:rFonts w:cs="宋体" w:hint="eastAsia"/>
          <w:sz w:val="21"/>
          <w:szCs w:val="21"/>
        </w:rPr>
        <w:t>几种不同结构的插层材料插层改性，得到不同层面间距的产物</w:t>
      </w:r>
      <w:r w:rsidR="00B97BF2">
        <w:rPr>
          <w:rFonts w:cs="宋体" w:hint="eastAsia"/>
          <w:sz w:val="21"/>
          <w:szCs w:val="21"/>
        </w:rPr>
        <w:t>，分别为</w:t>
      </w:r>
      <w:r w:rsidR="00B97BF2" w:rsidRPr="00B97BF2">
        <w:rPr>
          <w:rFonts w:cs="宋体" w:hint="eastAsia"/>
          <w:i/>
          <w:sz w:val="21"/>
          <w:szCs w:val="21"/>
        </w:rPr>
        <w:t>M1</w:t>
      </w:r>
      <w:r w:rsidR="00B97BF2">
        <w:rPr>
          <w:rFonts w:cs="宋体" w:hint="eastAsia"/>
          <w:sz w:val="21"/>
          <w:szCs w:val="21"/>
        </w:rPr>
        <w:t xml:space="preserve">, </w:t>
      </w:r>
      <w:r w:rsidR="00B97BF2" w:rsidRPr="00B97BF2">
        <w:rPr>
          <w:rFonts w:cs="宋体" w:hint="eastAsia"/>
          <w:i/>
          <w:sz w:val="21"/>
          <w:szCs w:val="21"/>
        </w:rPr>
        <w:t>M2</w:t>
      </w:r>
      <w:r w:rsidR="00B97BF2">
        <w:rPr>
          <w:rFonts w:cs="宋体" w:hint="eastAsia"/>
          <w:sz w:val="21"/>
          <w:szCs w:val="21"/>
        </w:rPr>
        <w:t>和</w:t>
      </w:r>
      <w:r w:rsidR="00B97BF2" w:rsidRPr="00B97BF2">
        <w:rPr>
          <w:rFonts w:cs="宋体" w:hint="eastAsia"/>
          <w:i/>
          <w:sz w:val="21"/>
          <w:szCs w:val="21"/>
        </w:rPr>
        <w:t>M3</w:t>
      </w:r>
      <w:r w:rsidR="00B97BF2" w:rsidRPr="00B97BF2">
        <w:rPr>
          <w:rFonts w:cs="宋体" w:hint="eastAsia"/>
          <w:sz w:val="21"/>
          <w:szCs w:val="21"/>
        </w:rPr>
        <w:t>，其</w:t>
      </w:r>
      <w:r w:rsidR="00B97BF2">
        <w:rPr>
          <w:rFonts w:cs="宋体" w:hint="eastAsia"/>
          <w:sz w:val="21"/>
          <w:szCs w:val="21"/>
        </w:rPr>
        <w:t>相应的晶面间距如表中列出</w:t>
      </w:r>
      <w:r w:rsidRPr="00B97BF2">
        <w:rPr>
          <w:rFonts w:cs="宋体" w:hint="eastAsia"/>
          <w:sz w:val="21"/>
          <w:szCs w:val="21"/>
        </w:rPr>
        <w:t>。</w:t>
      </w:r>
      <w:r>
        <w:rPr>
          <w:rFonts w:cs="宋体" w:hint="eastAsia"/>
          <w:sz w:val="21"/>
          <w:szCs w:val="21"/>
        </w:rPr>
        <w:t>还得到一种剥离结构产物</w:t>
      </w:r>
      <w:r w:rsidR="00B97BF2">
        <w:rPr>
          <w:rFonts w:cs="宋体" w:hint="eastAsia"/>
          <w:sz w:val="21"/>
          <w:szCs w:val="21"/>
        </w:rPr>
        <w:t>(</w:t>
      </w:r>
      <w:r w:rsidR="00B97BF2">
        <w:rPr>
          <w:i/>
          <w:iCs/>
          <w:sz w:val="21"/>
          <w:szCs w:val="21"/>
        </w:rPr>
        <w:t>E-M</w:t>
      </w:r>
      <w:r w:rsidR="00B97BF2">
        <w:rPr>
          <w:rFonts w:cs="宋体" w:hint="eastAsia"/>
          <w:sz w:val="21"/>
          <w:szCs w:val="21"/>
        </w:rPr>
        <w:t>)</w:t>
      </w:r>
      <w:r>
        <w:rPr>
          <w:rFonts w:cs="宋体" w:hint="eastAsia"/>
          <w:sz w:val="21"/>
          <w:szCs w:val="21"/>
        </w:rPr>
        <w:t>。</w:t>
      </w:r>
    </w:p>
    <w:p w:rsidR="00A711CD" w:rsidRDefault="00A711CD" w:rsidP="00B73F61">
      <w:pPr>
        <w:pStyle w:val="a9"/>
        <w:ind w:leftChars="0" w:left="0"/>
        <w:jc w:val="left"/>
        <w:outlineLvl w:val="0"/>
        <w:rPr>
          <w:sz w:val="21"/>
          <w:szCs w:val="21"/>
        </w:rPr>
      </w:pPr>
      <w:r>
        <w:rPr>
          <w:sz w:val="21"/>
          <w:szCs w:val="21"/>
        </w:rPr>
        <w:t>(1)</w:t>
      </w:r>
      <w:r>
        <w:rPr>
          <w:rFonts w:cs="宋体" w:hint="eastAsia"/>
          <w:sz w:val="21"/>
          <w:szCs w:val="21"/>
        </w:rPr>
        <w:t>根据</w:t>
      </w:r>
      <w:r>
        <w:rPr>
          <w:sz w:val="21"/>
          <w:szCs w:val="21"/>
        </w:rPr>
        <w:t>XRD</w:t>
      </w:r>
      <w:r>
        <w:rPr>
          <w:rFonts w:cs="宋体" w:hint="eastAsia"/>
          <w:sz w:val="21"/>
          <w:szCs w:val="21"/>
        </w:rPr>
        <w:t>谱图对应标注出</w:t>
      </w:r>
      <w:r>
        <w:rPr>
          <w:i/>
          <w:iCs/>
          <w:sz w:val="21"/>
          <w:szCs w:val="21"/>
        </w:rPr>
        <w:t>M</w:t>
      </w:r>
      <w:r>
        <w:rPr>
          <w:rFonts w:cs="宋体" w:hint="eastAsia"/>
          <w:i/>
          <w:iCs/>
          <w:sz w:val="21"/>
          <w:szCs w:val="21"/>
        </w:rPr>
        <w:t>，</w:t>
      </w:r>
      <w:r w:rsidR="00B97BF2" w:rsidRPr="00B97BF2">
        <w:rPr>
          <w:rFonts w:cs="宋体" w:hint="eastAsia"/>
          <w:i/>
          <w:sz w:val="21"/>
          <w:szCs w:val="21"/>
        </w:rPr>
        <w:t>M1</w:t>
      </w:r>
      <w:r w:rsidR="00B97BF2">
        <w:rPr>
          <w:rFonts w:cs="宋体" w:hint="eastAsia"/>
          <w:i/>
          <w:iCs/>
          <w:sz w:val="21"/>
          <w:szCs w:val="21"/>
        </w:rPr>
        <w:t>，</w:t>
      </w:r>
      <w:r w:rsidR="00B97BF2" w:rsidRPr="00B97BF2">
        <w:rPr>
          <w:rFonts w:cs="宋体" w:hint="eastAsia"/>
          <w:i/>
          <w:sz w:val="21"/>
          <w:szCs w:val="21"/>
        </w:rPr>
        <w:t>M2</w:t>
      </w:r>
      <w:r w:rsidR="00B97BF2">
        <w:rPr>
          <w:rFonts w:cs="宋体" w:hint="eastAsia"/>
          <w:i/>
          <w:iCs/>
          <w:sz w:val="21"/>
          <w:szCs w:val="21"/>
        </w:rPr>
        <w:t>，</w:t>
      </w:r>
      <w:r w:rsidR="00B97BF2" w:rsidRPr="00B97BF2">
        <w:rPr>
          <w:rFonts w:cs="宋体" w:hint="eastAsia"/>
          <w:i/>
          <w:sz w:val="21"/>
          <w:szCs w:val="21"/>
        </w:rPr>
        <w:t>M3</w:t>
      </w:r>
      <w:r w:rsidRPr="00692AAC">
        <w:rPr>
          <w:rFonts w:cs="宋体" w:hint="eastAsia"/>
          <w:sz w:val="21"/>
          <w:szCs w:val="21"/>
        </w:rPr>
        <w:t>及</w:t>
      </w:r>
      <w:r w:rsidR="00B97BF2">
        <w:rPr>
          <w:i/>
          <w:iCs/>
          <w:sz w:val="21"/>
          <w:szCs w:val="21"/>
        </w:rPr>
        <w:t>E-M</w:t>
      </w:r>
      <w:r>
        <w:rPr>
          <w:rFonts w:cs="宋体" w:hint="eastAsia"/>
          <w:sz w:val="21"/>
          <w:szCs w:val="21"/>
        </w:rPr>
        <w:t>分别对应哪条谱线</w:t>
      </w:r>
      <w:r w:rsidRPr="00C12D59">
        <w:rPr>
          <w:rFonts w:cs="宋体" w:hint="eastAsia"/>
          <w:sz w:val="21"/>
          <w:szCs w:val="21"/>
        </w:rPr>
        <w:t>。</w:t>
      </w:r>
    </w:p>
    <w:p w:rsidR="00A711CD" w:rsidRPr="00692AAC" w:rsidRDefault="00A711CD" w:rsidP="009C06D9">
      <w:pPr>
        <w:rPr>
          <w:rFonts w:ascii="Times New Roman" w:cs="Times New Roman"/>
        </w:rPr>
      </w:pPr>
      <w:r w:rsidRPr="00692AAC">
        <w:rPr>
          <w:rFonts w:ascii="Times New Roman" w:cs="Times New Roman"/>
        </w:rPr>
        <w:t>(</w:t>
      </w:r>
      <w:r>
        <w:rPr>
          <w:rFonts w:ascii="Times New Roman" w:cs="Times New Roman"/>
        </w:rPr>
        <w:t>2</w:t>
      </w:r>
      <w:r w:rsidRPr="00692AAC">
        <w:rPr>
          <w:rFonts w:ascii="Times New Roman" w:cs="Times New Roman"/>
        </w:rPr>
        <w:t>)</w:t>
      </w:r>
      <w:r w:rsidRPr="00692AAC">
        <w:rPr>
          <w:rFonts w:ascii="Times New Roman" w:hint="eastAsia"/>
        </w:rPr>
        <w:t>说明判定的机理</w:t>
      </w:r>
    </w:p>
    <w:p w:rsidR="00A711CD" w:rsidRDefault="007227FF" w:rsidP="00D843F7">
      <w:pPr>
        <w:rPr>
          <w:rFonts w:cs="Times New Roman"/>
        </w:rPr>
      </w:pPr>
      <w:r>
        <w:rPr>
          <w:noProof/>
        </w:rPr>
        <w:drawing>
          <wp:anchor distT="0" distB="0" distL="114300" distR="114300" simplePos="0" relativeHeight="251661312" behindDoc="1" locked="0" layoutInCell="1" allowOverlap="1">
            <wp:simplePos x="0" y="0"/>
            <wp:positionH relativeFrom="column">
              <wp:posOffset>215900</wp:posOffset>
            </wp:positionH>
            <wp:positionV relativeFrom="paragraph">
              <wp:posOffset>26670</wp:posOffset>
            </wp:positionV>
            <wp:extent cx="2635250" cy="2190750"/>
            <wp:effectExtent l="19050" t="0" r="0" b="0"/>
            <wp:wrapNone/>
            <wp:docPr id="32" name="图片 2" descr="C:\Users\TWF\Desktop\2015-10-6桌面文件\谷老师资料\XRD-试卷.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TWF\Desktop\2015-10-6桌面文件\谷老师资料\XRD-试卷.tif"/>
                    <pic:cNvPicPr>
                      <a:picLocks noChangeAspect="1" noChangeArrowheads="1"/>
                    </pic:cNvPicPr>
                  </pic:nvPicPr>
                  <pic:blipFill>
                    <a:blip r:embed="rId22"/>
                    <a:srcRect l="15215" t="9250" r="12210" b="5263"/>
                    <a:stretch>
                      <a:fillRect/>
                    </a:stretch>
                  </pic:blipFill>
                  <pic:spPr bwMode="auto">
                    <a:xfrm>
                      <a:off x="0" y="0"/>
                      <a:ext cx="2635250" cy="2190750"/>
                    </a:xfrm>
                    <a:prstGeom prst="rect">
                      <a:avLst/>
                    </a:prstGeom>
                    <a:noFill/>
                    <a:ln w="9525">
                      <a:noFill/>
                      <a:miter lim="800000"/>
                      <a:headEnd/>
                      <a:tailEnd/>
                    </a:ln>
                  </pic:spPr>
                </pic:pic>
              </a:graphicData>
            </a:graphic>
          </wp:anchor>
        </w:drawing>
      </w: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082"/>
        <w:gridCol w:w="2093"/>
      </w:tblGrid>
      <w:tr w:rsidR="00A711CD" w:rsidRPr="00C63BEF">
        <w:trPr>
          <w:jc w:val="right"/>
        </w:trPr>
        <w:tc>
          <w:tcPr>
            <w:tcW w:w="1082" w:type="dxa"/>
          </w:tcPr>
          <w:p w:rsidR="00A711CD" w:rsidRPr="00C63BEF" w:rsidRDefault="004F36A2" w:rsidP="009A4689">
            <w:pPr>
              <w:spacing w:line="360" w:lineRule="auto"/>
              <w:ind w:right="-154"/>
              <w:jc w:val="center"/>
              <w:outlineLvl w:val="0"/>
              <w:rPr>
                <w:rFonts w:ascii="Times New Roman" w:cs="Times New Roman"/>
                <w:b/>
                <w:bCs/>
              </w:rPr>
            </w:pPr>
            <w:r w:rsidRPr="004F36A2">
              <w:rPr>
                <w:rFonts w:ascii="Times New Roman" w:cs="Times New Roman"/>
                <w:noProof/>
                <w:sz w:val="20"/>
                <w:szCs w:val="20"/>
              </w:rPr>
              <w:pict>
                <v:shape id="_x0000_s1082" type="#_x0000_t202" style="position:absolute;left:0;text-align:left;margin-left:-268.75pt;margin-top:1.2pt;width:39.8pt;height:22.8pt;z-index:251670528;mso-height-percent:200;mso-height-percent:200;mso-width-relative:margin;mso-height-relative:margin" stroked="f">
                  <v:fill opacity="0"/>
                  <v:textbox style="mso-next-textbox:#_x0000_s1082;mso-fit-shape-to-text:t">
                    <w:txbxContent>
                      <w:p w:rsidR="000A493F" w:rsidRPr="000A493F" w:rsidRDefault="000A493F">
                        <w:pPr>
                          <w:rPr>
                            <w:rFonts w:ascii="Times New Roman" w:cs="Times New Roman"/>
                            <w:b/>
                            <w:i/>
                            <w:color w:val="17365D" w:themeColor="text2" w:themeShade="BF"/>
                          </w:rPr>
                        </w:pPr>
                        <w:r w:rsidRPr="000A493F">
                          <w:rPr>
                            <w:rFonts w:ascii="Times New Roman" w:cs="Times New Roman"/>
                            <w:b/>
                            <w:i/>
                            <w:color w:val="17365D" w:themeColor="text2" w:themeShade="BF"/>
                          </w:rPr>
                          <w:t>M2</w:t>
                        </w:r>
                      </w:p>
                    </w:txbxContent>
                  </v:textbox>
                </v:shape>
              </w:pict>
            </w:r>
          </w:p>
        </w:tc>
        <w:tc>
          <w:tcPr>
            <w:tcW w:w="2093" w:type="dxa"/>
            <w:vAlign w:val="bottom"/>
          </w:tcPr>
          <w:p w:rsidR="00A711CD" w:rsidRPr="00C63BEF" w:rsidRDefault="005E5052" w:rsidP="005E5052">
            <w:pPr>
              <w:spacing w:line="360" w:lineRule="auto"/>
              <w:ind w:right="-154"/>
              <w:jc w:val="center"/>
              <w:outlineLvl w:val="0"/>
              <w:rPr>
                <w:rFonts w:ascii="Times New Roman" w:cs="Times New Roman"/>
                <w:b/>
                <w:bCs/>
              </w:rPr>
            </w:pPr>
            <w:r w:rsidRPr="005E5052">
              <w:rPr>
                <w:rFonts w:ascii="Times New Roman" w:cs="Times New Roman" w:hint="eastAsia"/>
                <w:b/>
              </w:rPr>
              <w:t>晶面间距</w:t>
            </w:r>
            <w:r w:rsidR="00C63BEF" w:rsidRPr="00C63BEF">
              <w:rPr>
                <w:rFonts w:ascii="Times New Roman" w:cs="Times New Roman"/>
              </w:rPr>
              <w:t>/</w:t>
            </w:r>
            <w:r w:rsidRPr="005E5052">
              <w:rPr>
                <w:rFonts w:ascii="Times New Roman" w:cs="Times New Roman" w:hint="eastAsia"/>
              </w:rPr>
              <w:t>nm</w:t>
            </w:r>
          </w:p>
        </w:tc>
      </w:tr>
      <w:tr w:rsidR="00382C52" w:rsidRPr="00C63BEF">
        <w:trPr>
          <w:jc w:val="right"/>
        </w:trPr>
        <w:tc>
          <w:tcPr>
            <w:tcW w:w="1082" w:type="dxa"/>
          </w:tcPr>
          <w:p w:rsidR="00382C52" w:rsidRPr="00C63BEF" w:rsidRDefault="004F36A2" w:rsidP="00382C52">
            <w:pPr>
              <w:spacing w:line="360" w:lineRule="auto"/>
              <w:ind w:right="-154"/>
              <w:jc w:val="center"/>
              <w:outlineLvl w:val="0"/>
              <w:rPr>
                <w:rFonts w:ascii="Times New Roman" w:cs="Times New Roman"/>
                <w:b/>
                <w:bCs/>
                <w:i/>
                <w:iCs/>
              </w:rPr>
            </w:pPr>
            <w:r>
              <w:rPr>
                <w:rFonts w:ascii="Times New Roman" w:cs="Times New Roman"/>
                <w:b/>
                <w:bCs/>
                <w:i/>
                <w:iCs/>
                <w:noProof/>
              </w:rPr>
              <w:pict>
                <v:shape id="_x0000_s1083" type="#_x0000_t202" style="position:absolute;left:0;text-align:left;margin-left:-268.75pt;margin-top:7.3pt;width:39.8pt;height:22.8pt;z-index:251671552;mso-height-percent:200;mso-position-horizontal-relative:text;mso-position-vertical-relative:text;mso-height-percent:200;mso-width-relative:margin;mso-height-relative:margin" stroked="f">
                  <v:fill opacity="0"/>
                  <v:textbox style="mso-next-textbox:#_x0000_s1083;mso-fit-shape-to-text:t">
                    <w:txbxContent>
                      <w:p w:rsidR="000A493F" w:rsidRPr="000A493F" w:rsidRDefault="000A493F" w:rsidP="000A493F">
                        <w:pPr>
                          <w:rPr>
                            <w:rFonts w:ascii="Times New Roman" w:cs="Times New Roman"/>
                            <w:b/>
                            <w:i/>
                            <w:color w:val="17365D" w:themeColor="text2" w:themeShade="BF"/>
                          </w:rPr>
                        </w:pPr>
                        <w:r>
                          <w:rPr>
                            <w:rFonts w:ascii="Times New Roman" w:cs="Times New Roman" w:hint="eastAsia"/>
                            <w:b/>
                            <w:i/>
                            <w:color w:val="17365D" w:themeColor="text2" w:themeShade="BF"/>
                          </w:rPr>
                          <w:t>E-</w:t>
                        </w:r>
                        <w:r w:rsidRPr="000A493F">
                          <w:rPr>
                            <w:rFonts w:ascii="Times New Roman" w:cs="Times New Roman"/>
                            <w:b/>
                            <w:i/>
                            <w:color w:val="17365D" w:themeColor="text2" w:themeShade="BF"/>
                          </w:rPr>
                          <w:t>M</w:t>
                        </w:r>
                      </w:p>
                    </w:txbxContent>
                  </v:textbox>
                </v:shape>
              </w:pict>
            </w:r>
            <w:r w:rsidR="00382C52" w:rsidRPr="00C63BEF">
              <w:rPr>
                <w:rFonts w:ascii="Times New Roman" w:cs="Times New Roman"/>
                <w:b/>
                <w:bCs/>
                <w:i/>
                <w:iCs/>
              </w:rPr>
              <w:t>M</w:t>
            </w:r>
          </w:p>
        </w:tc>
        <w:tc>
          <w:tcPr>
            <w:tcW w:w="2093" w:type="dxa"/>
            <w:vAlign w:val="bottom"/>
          </w:tcPr>
          <w:p w:rsidR="00382C52" w:rsidRPr="00355374" w:rsidRDefault="00382C52" w:rsidP="00382C52">
            <w:pPr>
              <w:spacing w:line="360" w:lineRule="auto"/>
              <w:ind w:right="-154"/>
              <w:jc w:val="center"/>
              <w:outlineLvl w:val="0"/>
              <w:rPr>
                <w:rFonts w:ascii="Times New Roman" w:cs="Times New Roman"/>
                <w:b/>
                <w:bCs/>
              </w:rPr>
            </w:pPr>
            <w:r>
              <w:rPr>
                <w:rFonts w:ascii="Times New Roman" w:cs="Times New Roman" w:hint="eastAsia"/>
                <w:b/>
                <w:bCs/>
              </w:rPr>
              <w:t>0.72</w:t>
            </w:r>
          </w:p>
        </w:tc>
      </w:tr>
      <w:tr w:rsidR="00382C52" w:rsidRPr="00C63BEF">
        <w:trPr>
          <w:jc w:val="right"/>
        </w:trPr>
        <w:tc>
          <w:tcPr>
            <w:tcW w:w="1082" w:type="dxa"/>
          </w:tcPr>
          <w:p w:rsidR="00382C52" w:rsidRPr="00C63BEF" w:rsidRDefault="004F36A2" w:rsidP="00382C52">
            <w:pPr>
              <w:spacing w:line="360" w:lineRule="auto"/>
              <w:ind w:right="-154"/>
              <w:jc w:val="center"/>
              <w:outlineLvl w:val="0"/>
              <w:rPr>
                <w:rFonts w:ascii="Times New Roman" w:cs="Times New Roman"/>
                <w:b/>
                <w:bCs/>
                <w:i/>
                <w:iCs/>
              </w:rPr>
            </w:pPr>
            <w:r>
              <w:rPr>
                <w:rFonts w:ascii="Times New Roman" w:cs="Times New Roman"/>
                <w:b/>
                <w:bCs/>
                <w:i/>
                <w:iCs/>
                <w:noProof/>
              </w:rPr>
              <w:pict>
                <v:shape id="_x0000_s1084" type="#_x0000_t202" style="position:absolute;left:0;text-align:left;margin-left:-268.7pt;margin-top:16.15pt;width:39.8pt;height:22.8pt;z-index:251672576;mso-height-percent:200;mso-position-horizontal-relative:text;mso-position-vertical-relative:text;mso-height-percent:200;mso-width-relative:margin;mso-height-relative:margin" stroked="f">
                  <v:fill opacity="0"/>
                  <v:textbox style="mso-next-textbox:#_x0000_s1084;mso-fit-shape-to-text:t">
                    <w:txbxContent>
                      <w:p w:rsidR="000A493F" w:rsidRPr="000A493F" w:rsidRDefault="000A493F" w:rsidP="000A493F">
                        <w:pPr>
                          <w:rPr>
                            <w:rFonts w:ascii="Times New Roman" w:cs="Times New Roman"/>
                            <w:b/>
                            <w:i/>
                            <w:color w:val="17365D" w:themeColor="text2" w:themeShade="BF"/>
                          </w:rPr>
                        </w:pPr>
                        <w:r w:rsidRPr="000A493F">
                          <w:rPr>
                            <w:rFonts w:ascii="Times New Roman" w:cs="Times New Roman"/>
                            <w:b/>
                            <w:i/>
                            <w:color w:val="17365D" w:themeColor="text2" w:themeShade="BF"/>
                          </w:rPr>
                          <w:t>M</w:t>
                        </w:r>
                      </w:p>
                    </w:txbxContent>
                  </v:textbox>
                </v:shape>
              </w:pict>
            </w:r>
            <w:r w:rsidR="00382C52" w:rsidRPr="00C63BEF">
              <w:rPr>
                <w:rFonts w:ascii="Times New Roman" w:cs="Times New Roman"/>
                <w:b/>
                <w:bCs/>
                <w:i/>
                <w:iCs/>
              </w:rPr>
              <w:t>M1</w:t>
            </w:r>
          </w:p>
        </w:tc>
        <w:tc>
          <w:tcPr>
            <w:tcW w:w="2093" w:type="dxa"/>
            <w:vAlign w:val="bottom"/>
          </w:tcPr>
          <w:p w:rsidR="00382C52" w:rsidRPr="00355374" w:rsidRDefault="00382C52" w:rsidP="00382C52">
            <w:pPr>
              <w:spacing w:line="360" w:lineRule="auto"/>
              <w:ind w:right="-154"/>
              <w:jc w:val="center"/>
              <w:outlineLvl w:val="0"/>
              <w:rPr>
                <w:rFonts w:ascii="Times New Roman" w:cs="Times New Roman"/>
                <w:b/>
                <w:bCs/>
              </w:rPr>
            </w:pPr>
            <w:r>
              <w:rPr>
                <w:rFonts w:ascii="Times New Roman" w:cs="Times New Roman" w:hint="eastAsia"/>
                <w:b/>
                <w:bCs/>
              </w:rPr>
              <w:t>1.12</w:t>
            </w:r>
          </w:p>
        </w:tc>
      </w:tr>
      <w:tr w:rsidR="00382C52" w:rsidRPr="00C63BEF">
        <w:trPr>
          <w:jc w:val="right"/>
        </w:trPr>
        <w:tc>
          <w:tcPr>
            <w:tcW w:w="1082" w:type="dxa"/>
          </w:tcPr>
          <w:p w:rsidR="00382C52" w:rsidRPr="00C63BEF" w:rsidRDefault="00382C52" w:rsidP="00382C52">
            <w:pPr>
              <w:spacing w:line="360" w:lineRule="auto"/>
              <w:ind w:right="-154"/>
              <w:jc w:val="center"/>
              <w:outlineLvl w:val="0"/>
              <w:rPr>
                <w:rFonts w:ascii="Times New Roman" w:cs="Times New Roman"/>
                <w:b/>
                <w:bCs/>
                <w:i/>
                <w:iCs/>
              </w:rPr>
            </w:pPr>
            <w:r w:rsidRPr="00C63BEF">
              <w:rPr>
                <w:rFonts w:ascii="Times New Roman" w:cs="Times New Roman"/>
                <w:b/>
                <w:bCs/>
                <w:i/>
                <w:iCs/>
              </w:rPr>
              <w:t>M2</w:t>
            </w:r>
          </w:p>
        </w:tc>
        <w:tc>
          <w:tcPr>
            <w:tcW w:w="2093" w:type="dxa"/>
            <w:vAlign w:val="bottom"/>
          </w:tcPr>
          <w:p w:rsidR="00382C52" w:rsidRPr="00355374" w:rsidRDefault="00382C52" w:rsidP="00382C52">
            <w:pPr>
              <w:spacing w:line="360" w:lineRule="auto"/>
              <w:ind w:right="-154"/>
              <w:jc w:val="center"/>
              <w:outlineLvl w:val="0"/>
              <w:rPr>
                <w:rFonts w:ascii="Times New Roman" w:cs="Times New Roman"/>
                <w:b/>
                <w:bCs/>
              </w:rPr>
            </w:pPr>
            <w:r>
              <w:rPr>
                <w:rFonts w:ascii="Times New Roman" w:cs="Times New Roman" w:hint="eastAsia"/>
                <w:b/>
                <w:bCs/>
              </w:rPr>
              <w:t>1.20</w:t>
            </w:r>
          </w:p>
        </w:tc>
      </w:tr>
      <w:tr w:rsidR="00382C52" w:rsidRPr="00C63BEF">
        <w:trPr>
          <w:jc w:val="right"/>
        </w:trPr>
        <w:tc>
          <w:tcPr>
            <w:tcW w:w="1082" w:type="dxa"/>
          </w:tcPr>
          <w:p w:rsidR="00382C52" w:rsidRPr="00C63BEF" w:rsidRDefault="004F36A2" w:rsidP="00382C52">
            <w:pPr>
              <w:spacing w:line="360" w:lineRule="auto"/>
              <w:ind w:right="-154"/>
              <w:jc w:val="center"/>
              <w:outlineLvl w:val="0"/>
              <w:rPr>
                <w:rFonts w:ascii="Times New Roman" w:cs="Times New Roman"/>
                <w:b/>
                <w:bCs/>
                <w:i/>
                <w:iCs/>
              </w:rPr>
            </w:pPr>
            <w:r>
              <w:rPr>
                <w:rFonts w:ascii="Times New Roman" w:cs="Times New Roman"/>
                <w:b/>
                <w:bCs/>
                <w:i/>
                <w:iCs/>
                <w:noProof/>
              </w:rPr>
              <w:pict>
                <v:shape id="_x0000_s1085" type="#_x0000_t202" style="position:absolute;left:0;text-align:left;margin-left:-268.7pt;margin-top:1.75pt;width:39.8pt;height:22.8pt;z-index:251673600;mso-height-percent:200;mso-position-horizontal-relative:text;mso-position-vertical-relative:text;mso-height-percent:200;mso-width-relative:margin;mso-height-relative:margin" stroked="f">
                  <v:fill opacity="0"/>
                  <v:textbox style="mso-next-textbox:#_x0000_s1085;mso-fit-shape-to-text:t">
                    <w:txbxContent>
                      <w:p w:rsidR="000A493F" w:rsidRPr="000A493F" w:rsidRDefault="000A493F" w:rsidP="000A493F">
                        <w:pPr>
                          <w:rPr>
                            <w:rFonts w:ascii="Times New Roman" w:cs="Times New Roman"/>
                            <w:b/>
                            <w:i/>
                            <w:color w:val="17365D" w:themeColor="text2" w:themeShade="BF"/>
                          </w:rPr>
                        </w:pPr>
                        <w:r w:rsidRPr="000A493F">
                          <w:rPr>
                            <w:rFonts w:ascii="Times New Roman" w:cs="Times New Roman"/>
                            <w:b/>
                            <w:i/>
                            <w:color w:val="17365D" w:themeColor="text2" w:themeShade="BF"/>
                          </w:rPr>
                          <w:t>M</w:t>
                        </w:r>
                        <w:r>
                          <w:rPr>
                            <w:rFonts w:ascii="Times New Roman" w:cs="Times New Roman" w:hint="eastAsia"/>
                            <w:b/>
                            <w:i/>
                            <w:color w:val="17365D" w:themeColor="text2" w:themeShade="BF"/>
                          </w:rPr>
                          <w:t>3</w:t>
                        </w:r>
                      </w:p>
                    </w:txbxContent>
                  </v:textbox>
                </v:shape>
              </w:pict>
            </w:r>
            <w:r w:rsidR="00382C52" w:rsidRPr="00C63BEF">
              <w:rPr>
                <w:rFonts w:ascii="Times New Roman" w:cs="Times New Roman"/>
                <w:b/>
                <w:bCs/>
                <w:i/>
                <w:iCs/>
              </w:rPr>
              <w:t>M3</w:t>
            </w:r>
          </w:p>
        </w:tc>
        <w:tc>
          <w:tcPr>
            <w:tcW w:w="2093" w:type="dxa"/>
            <w:vAlign w:val="bottom"/>
          </w:tcPr>
          <w:p w:rsidR="00382C52" w:rsidRPr="00355374" w:rsidRDefault="00382C52" w:rsidP="00382C52">
            <w:pPr>
              <w:spacing w:line="360" w:lineRule="auto"/>
              <w:ind w:right="-154"/>
              <w:jc w:val="center"/>
              <w:outlineLvl w:val="0"/>
              <w:rPr>
                <w:rFonts w:ascii="Times New Roman" w:cs="Times New Roman"/>
                <w:b/>
                <w:bCs/>
              </w:rPr>
            </w:pPr>
            <w:r>
              <w:rPr>
                <w:rFonts w:ascii="Times New Roman" w:cs="Times New Roman" w:hint="eastAsia"/>
                <w:b/>
                <w:bCs/>
              </w:rPr>
              <w:t>1.42</w:t>
            </w:r>
          </w:p>
        </w:tc>
      </w:tr>
    </w:tbl>
    <w:p w:rsidR="00A711CD" w:rsidRDefault="004F36A2" w:rsidP="00AC40FC">
      <w:pPr>
        <w:rPr>
          <w:rFonts w:cs="Times New Roman"/>
        </w:rPr>
      </w:pPr>
      <w:r w:rsidRPr="004F36A2">
        <w:rPr>
          <w:noProof/>
        </w:rPr>
        <w:pict>
          <v:shape id="_x0000_s1086" type="#_x0000_t202" style="position:absolute;left:0;text-align:left;margin-left:23.95pt;margin-top:5.95pt;width:39.8pt;height:19.7pt;z-index:251674624;mso-position-horizontal-relative:text;mso-position-vertical-relative:text;mso-width-relative:margin;mso-height-relative:margin" stroked="f">
            <v:fill opacity="0"/>
            <v:textbox style="mso-next-textbox:#_x0000_s1086">
              <w:txbxContent>
                <w:p w:rsidR="000A493F" w:rsidRPr="000A493F" w:rsidRDefault="000A493F" w:rsidP="000A493F">
                  <w:pPr>
                    <w:rPr>
                      <w:rFonts w:ascii="Times New Roman" w:cs="Times New Roman"/>
                      <w:b/>
                      <w:i/>
                      <w:color w:val="17365D" w:themeColor="text2" w:themeShade="BF"/>
                    </w:rPr>
                  </w:pPr>
                  <w:r w:rsidRPr="000A493F">
                    <w:rPr>
                      <w:rFonts w:ascii="Times New Roman" w:cs="Times New Roman"/>
                      <w:b/>
                      <w:i/>
                      <w:color w:val="17365D" w:themeColor="text2" w:themeShade="BF"/>
                    </w:rPr>
                    <w:t>M</w:t>
                  </w:r>
                  <w:r>
                    <w:rPr>
                      <w:rFonts w:ascii="Times New Roman" w:cs="Times New Roman" w:hint="eastAsia"/>
                      <w:b/>
                      <w:i/>
                      <w:color w:val="17365D" w:themeColor="text2" w:themeShade="BF"/>
                    </w:rPr>
                    <w:t>1</w:t>
                  </w:r>
                </w:p>
              </w:txbxContent>
            </v:textbox>
          </v:shape>
        </w:pict>
      </w:r>
    </w:p>
    <w:p w:rsidR="00A711CD" w:rsidRPr="00D843F7" w:rsidRDefault="00A711CD" w:rsidP="00AC40FC">
      <w:pPr>
        <w:rPr>
          <w:rFonts w:cs="Times New Roman"/>
        </w:rPr>
      </w:pPr>
    </w:p>
    <w:p w:rsidR="00A711CD" w:rsidRPr="009C06D9" w:rsidRDefault="00A711CD" w:rsidP="00AC40FC">
      <w:pPr>
        <w:spacing w:line="360" w:lineRule="auto"/>
        <w:rPr>
          <w:rFonts w:ascii="Times New Roman" w:cs="Times New Roman"/>
          <w:noProof/>
          <w:sz w:val="20"/>
          <w:szCs w:val="20"/>
        </w:rPr>
      </w:pPr>
    </w:p>
    <w:p w:rsidR="00A711CD" w:rsidRPr="00B73F61" w:rsidRDefault="00A711CD" w:rsidP="00AC40FC">
      <w:pPr>
        <w:spacing w:line="360" w:lineRule="auto"/>
        <w:rPr>
          <w:rFonts w:ascii="Times New Roman" w:cs="Times New Roman"/>
          <w:noProof/>
          <w:sz w:val="20"/>
          <w:szCs w:val="20"/>
        </w:rPr>
      </w:pPr>
    </w:p>
    <w:p w:rsidR="00A711CD" w:rsidRDefault="000A493F" w:rsidP="00AC40FC">
      <w:pPr>
        <w:spacing w:line="360" w:lineRule="auto"/>
        <w:rPr>
          <w:rFonts w:ascii="Times New Roman" w:cs="Times New Roman"/>
          <w:noProof/>
          <w:sz w:val="20"/>
          <w:szCs w:val="20"/>
        </w:rPr>
      </w:pPr>
      <w:r>
        <w:rPr>
          <w:rFonts w:ascii="Times New Roman" w:cs="Times New Roman" w:hint="eastAsia"/>
          <w:noProof/>
          <w:sz w:val="20"/>
          <w:szCs w:val="20"/>
        </w:rPr>
        <w:t>从上到下依次为</w:t>
      </w:r>
      <w:r>
        <w:rPr>
          <w:rFonts w:ascii="Times New Roman" w:cs="Times New Roman" w:hint="eastAsia"/>
          <w:noProof/>
          <w:sz w:val="20"/>
          <w:szCs w:val="20"/>
        </w:rPr>
        <w:t xml:space="preserve">1) </w:t>
      </w:r>
      <w:r w:rsidRPr="000A493F">
        <w:rPr>
          <w:rFonts w:ascii="Times New Roman" w:cs="Times New Roman" w:hint="eastAsia"/>
          <w:i/>
          <w:noProof/>
          <w:sz w:val="20"/>
          <w:szCs w:val="20"/>
        </w:rPr>
        <w:t>M</w:t>
      </w:r>
      <w:r>
        <w:rPr>
          <w:rFonts w:ascii="Times New Roman" w:cs="Times New Roman" w:hint="eastAsia"/>
          <w:noProof/>
          <w:sz w:val="20"/>
          <w:szCs w:val="20"/>
        </w:rPr>
        <w:t xml:space="preserve">2    2) </w:t>
      </w:r>
      <w:r w:rsidRPr="000A493F">
        <w:rPr>
          <w:rFonts w:ascii="Times New Roman" w:cs="Times New Roman" w:hint="eastAsia"/>
          <w:i/>
          <w:noProof/>
          <w:sz w:val="20"/>
          <w:szCs w:val="20"/>
        </w:rPr>
        <w:t>E-</w:t>
      </w:r>
      <w:r>
        <w:rPr>
          <w:rFonts w:ascii="Times New Roman" w:cs="Times New Roman" w:hint="eastAsia"/>
          <w:i/>
          <w:noProof/>
          <w:sz w:val="20"/>
          <w:szCs w:val="20"/>
        </w:rPr>
        <w:t xml:space="preserve">M    </w:t>
      </w:r>
      <w:r>
        <w:rPr>
          <w:rFonts w:ascii="Times New Roman" w:cs="Times New Roman" w:hint="eastAsia"/>
          <w:noProof/>
          <w:sz w:val="20"/>
          <w:szCs w:val="20"/>
        </w:rPr>
        <w:t xml:space="preserve">3) </w:t>
      </w:r>
      <w:r w:rsidRPr="000A493F">
        <w:rPr>
          <w:rFonts w:ascii="Times New Roman" w:cs="Times New Roman" w:hint="eastAsia"/>
          <w:i/>
          <w:noProof/>
          <w:sz w:val="20"/>
          <w:szCs w:val="20"/>
        </w:rPr>
        <w:t>M</w:t>
      </w:r>
      <w:r>
        <w:rPr>
          <w:rFonts w:ascii="Times New Roman" w:cs="Times New Roman" w:hint="eastAsia"/>
          <w:noProof/>
          <w:sz w:val="20"/>
          <w:szCs w:val="20"/>
        </w:rPr>
        <w:t xml:space="preserve">      4) </w:t>
      </w:r>
      <w:r w:rsidRPr="000A493F">
        <w:rPr>
          <w:rFonts w:ascii="Times New Roman" w:cs="Times New Roman" w:hint="eastAsia"/>
          <w:i/>
          <w:noProof/>
          <w:sz w:val="20"/>
          <w:szCs w:val="20"/>
        </w:rPr>
        <w:t>M</w:t>
      </w:r>
      <w:r>
        <w:rPr>
          <w:rFonts w:ascii="Times New Roman" w:cs="Times New Roman" w:hint="eastAsia"/>
          <w:i/>
          <w:noProof/>
          <w:sz w:val="20"/>
          <w:szCs w:val="20"/>
        </w:rPr>
        <w:t>3</w:t>
      </w:r>
      <w:r>
        <w:rPr>
          <w:rFonts w:ascii="Times New Roman" w:cs="Times New Roman" w:hint="eastAsia"/>
          <w:noProof/>
          <w:sz w:val="20"/>
          <w:szCs w:val="20"/>
        </w:rPr>
        <w:t xml:space="preserve">     5) </w:t>
      </w:r>
      <w:r w:rsidRPr="000A493F">
        <w:rPr>
          <w:rFonts w:ascii="Times New Roman" w:cs="Times New Roman" w:hint="eastAsia"/>
          <w:i/>
          <w:noProof/>
          <w:sz w:val="20"/>
          <w:szCs w:val="20"/>
        </w:rPr>
        <w:t>M</w:t>
      </w:r>
      <w:r>
        <w:rPr>
          <w:rFonts w:ascii="Times New Roman" w:cs="Times New Roman" w:hint="eastAsia"/>
          <w:noProof/>
          <w:sz w:val="20"/>
          <w:szCs w:val="20"/>
        </w:rPr>
        <w:t>1</w:t>
      </w:r>
    </w:p>
    <w:p w:rsidR="000A493F" w:rsidRPr="000A493F" w:rsidRDefault="000A493F" w:rsidP="00AC40FC">
      <w:pPr>
        <w:spacing w:line="360" w:lineRule="auto"/>
        <w:rPr>
          <w:rFonts w:ascii="Times New Roman" w:cs="Times New Roman"/>
          <w:noProof/>
          <w:sz w:val="20"/>
          <w:szCs w:val="20"/>
        </w:rPr>
      </w:pPr>
    </w:p>
    <w:p w:rsidR="00A711CD" w:rsidRDefault="000A493F" w:rsidP="00AC40FC">
      <w:pPr>
        <w:spacing w:line="360" w:lineRule="auto"/>
        <w:rPr>
          <w:rFonts w:ascii="Times New Roman" w:cs="Times New Roman"/>
          <w:noProof/>
          <w:sz w:val="20"/>
          <w:szCs w:val="20"/>
        </w:rPr>
      </w:pPr>
      <w:r>
        <w:rPr>
          <w:rFonts w:ascii="Times New Roman" w:cs="Times New Roman" w:hint="eastAsia"/>
          <w:sz w:val="24"/>
          <w:szCs w:val="24"/>
        </w:rPr>
        <w:t>判定依据：</w:t>
      </w:r>
      <w:r>
        <w:rPr>
          <w:rFonts w:ascii="Times New Roman" w:cs="Times New Roman"/>
          <w:sz w:val="24"/>
          <w:szCs w:val="24"/>
        </w:rPr>
        <w:t>Bragg</w:t>
      </w:r>
      <w:r>
        <w:rPr>
          <w:rFonts w:ascii="Times New Roman" w:cs="Times New Roman" w:hint="eastAsia"/>
          <w:sz w:val="24"/>
          <w:szCs w:val="24"/>
        </w:rPr>
        <w:t>衍射</w:t>
      </w:r>
      <w:r>
        <w:rPr>
          <w:rFonts w:ascii="Times New Roman" w:hint="eastAsia"/>
          <w:sz w:val="24"/>
          <w:szCs w:val="24"/>
        </w:rPr>
        <w:t>方程</w:t>
      </w:r>
      <w:r>
        <w:rPr>
          <w:rFonts w:ascii="Times New Roman" w:hint="eastAsia"/>
          <w:sz w:val="24"/>
          <w:szCs w:val="24"/>
        </w:rPr>
        <w:t xml:space="preserve">  2</w:t>
      </w:r>
      <w:r w:rsidRPr="000A493F">
        <w:rPr>
          <w:rFonts w:ascii="Times New Roman" w:hint="eastAsia"/>
          <w:i/>
          <w:sz w:val="24"/>
          <w:szCs w:val="24"/>
        </w:rPr>
        <w:t>d</w:t>
      </w:r>
      <w:r>
        <w:rPr>
          <w:rFonts w:ascii="Times New Roman" w:hint="eastAsia"/>
          <w:i/>
          <w:sz w:val="24"/>
          <w:szCs w:val="24"/>
        </w:rPr>
        <w:t xml:space="preserve"> </w:t>
      </w:r>
      <w:r>
        <w:rPr>
          <w:rFonts w:ascii="Times New Roman" w:hint="eastAsia"/>
          <w:sz w:val="24"/>
          <w:szCs w:val="24"/>
        </w:rPr>
        <w:t>sin</w:t>
      </w:r>
      <w:r>
        <w:rPr>
          <w:rFonts w:ascii="Times New Roman" w:cs="Times New Roman"/>
          <w:sz w:val="24"/>
          <w:szCs w:val="24"/>
        </w:rPr>
        <w:t>θ</w:t>
      </w:r>
      <w:r>
        <w:rPr>
          <w:rFonts w:ascii="Times New Roman" w:hint="eastAsia"/>
          <w:sz w:val="24"/>
          <w:szCs w:val="24"/>
        </w:rPr>
        <w:t>=</w:t>
      </w:r>
      <w:r>
        <w:rPr>
          <w:rFonts w:ascii="Times New Roman" w:cs="Times New Roman"/>
          <w:sz w:val="24"/>
          <w:szCs w:val="24"/>
        </w:rPr>
        <w:t>λ</w:t>
      </w:r>
    </w:p>
    <w:p w:rsidR="00A711CD" w:rsidRPr="00AC40FC" w:rsidRDefault="000A493F">
      <w:pPr>
        <w:spacing w:line="360" w:lineRule="auto"/>
        <w:rPr>
          <w:rFonts w:ascii="Times New Roman" w:cs="Times New Roman"/>
          <w:noProof/>
          <w:sz w:val="20"/>
          <w:szCs w:val="20"/>
        </w:rPr>
      </w:pPr>
      <w:r>
        <w:rPr>
          <w:rFonts w:ascii="Times New Roman" w:cs="Times New Roman" w:hint="eastAsia"/>
          <w:noProof/>
          <w:sz w:val="20"/>
          <w:szCs w:val="20"/>
        </w:rPr>
        <w:t>其中</w:t>
      </w:r>
      <w:r w:rsidRPr="000A493F">
        <w:rPr>
          <w:rFonts w:ascii="Times New Roman" w:hint="eastAsia"/>
          <w:i/>
          <w:sz w:val="24"/>
          <w:szCs w:val="24"/>
        </w:rPr>
        <w:t>d</w:t>
      </w:r>
      <w:r>
        <w:rPr>
          <w:rFonts w:ascii="Times New Roman" w:cs="Times New Roman" w:hint="eastAsia"/>
          <w:noProof/>
          <w:sz w:val="20"/>
          <w:szCs w:val="20"/>
        </w:rPr>
        <w:t>为晶面间距</w:t>
      </w:r>
      <w:r>
        <w:rPr>
          <w:rFonts w:ascii="Times New Roman" w:cs="Times New Roman" w:hint="eastAsia"/>
          <w:noProof/>
          <w:sz w:val="20"/>
          <w:szCs w:val="20"/>
        </w:rPr>
        <w:t xml:space="preserve"> (nm)</w:t>
      </w:r>
      <w:r>
        <w:rPr>
          <w:rFonts w:ascii="Times New Roman" w:cs="Times New Roman" w:hint="eastAsia"/>
          <w:noProof/>
          <w:sz w:val="20"/>
          <w:szCs w:val="20"/>
        </w:rPr>
        <w:t>，</w:t>
      </w:r>
      <w:r>
        <w:rPr>
          <w:rFonts w:ascii="Times New Roman" w:cs="Times New Roman"/>
          <w:sz w:val="24"/>
          <w:szCs w:val="24"/>
        </w:rPr>
        <w:t>θ</w:t>
      </w:r>
      <w:r>
        <w:rPr>
          <w:rFonts w:ascii="Times New Roman" w:cs="Times New Roman" w:hint="eastAsia"/>
          <w:noProof/>
          <w:sz w:val="20"/>
          <w:szCs w:val="20"/>
        </w:rPr>
        <w:t>为衍射角度，为入射的</w:t>
      </w:r>
      <w:r>
        <w:rPr>
          <w:rFonts w:ascii="Times New Roman" w:cs="Times New Roman" w:hint="eastAsia"/>
          <w:noProof/>
          <w:sz w:val="20"/>
          <w:szCs w:val="20"/>
        </w:rPr>
        <w:t>X</w:t>
      </w:r>
      <w:r>
        <w:rPr>
          <w:rFonts w:ascii="Times New Roman" w:cs="Times New Roman" w:hint="eastAsia"/>
          <w:noProof/>
          <w:sz w:val="20"/>
          <w:szCs w:val="20"/>
        </w:rPr>
        <w:t>射线的波长</w:t>
      </w:r>
      <w:r>
        <w:rPr>
          <w:rFonts w:ascii="Times New Roman" w:cs="Times New Roman" w:hint="eastAsia"/>
          <w:noProof/>
          <w:sz w:val="20"/>
          <w:szCs w:val="20"/>
        </w:rPr>
        <w:t xml:space="preserve"> (nm)</w:t>
      </w:r>
    </w:p>
    <w:p w:rsidR="00A711CD" w:rsidRDefault="00A711CD">
      <w:pPr>
        <w:spacing w:line="360" w:lineRule="auto"/>
        <w:rPr>
          <w:rFonts w:ascii="Times New Roman" w:cs="Times New Roman"/>
          <w:noProof/>
          <w:sz w:val="20"/>
          <w:szCs w:val="20"/>
        </w:rPr>
      </w:pPr>
    </w:p>
    <w:p w:rsidR="00A711CD" w:rsidRDefault="000A493F">
      <w:pPr>
        <w:spacing w:line="360" w:lineRule="auto"/>
        <w:rPr>
          <w:rFonts w:ascii="Times New Roman" w:cs="Times New Roman"/>
          <w:noProof/>
          <w:sz w:val="20"/>
          <w:szCs w:val="20"/>
        </w:rPr>
      </w:pPr>
      <w:r>
        <w:rPr>
          <w:rFonts w:ascii="Times New Roman" w:cs="Times New Roman" w:hint="eastAsia"/>
          <w:noProof/>
          <w:sz w:val="20"/>
          <w:szCs w:val="20"/>
        </w:rPr>
        <w:t>衍射角度越低，对应的晶面间距越大</w:t>
      </w:r>
      <w:r w:rsidR="00722834">
        <w:rPr>
          <w:rFonts w:ascii="Times New Roman" w:cs="Times New Roman" w:hint="eastAsia"/>
          <w:noProof/>
          <w:sz w:val="20"/>
          <w:szCs w:val="20"/>
        </w:rPr>
        <w:t>。</w:t>
      </w:r>
    </w:p>
    <w:p w:rsidR="00A711CD" w:rsidRDefault="00A711CD" w:rsidP="006C58D3">
      <w:pPr>
        <w:spacing w:line="360" w:lineRule="auto"/>
        <w:ind w:right="-153"/>
        <w:outlineLvl w:val="0"/>
        <w:rPr>
          <w:rFonts w:ascii="Times New Roman" w:cs="Times New Roman"/>
          <w:noProof/>
          <w:sz w:val="20"/>
          <w:szCs w:val="20"/>
        </w:rPr>
      </w:pPr>
    </w:p>
    <w:p w:rsidR="00A711CD" w:rsidRDefault="00A711CD" w:rsidP="006C58D3">
      <w:pPr>
        <w:spacing w:line="360" w:lineRule="auto"/>
        <w:ind w:right="-153"/>
        <w:outlineLvl w:val="0"/>
        <w:rPr>
          <w:rFonts w:ascii="Times New Roman" w:cs="Times New Roman"/>
          <w:noProof/>
          <w:sz w:val="20"/>
          <w:szCs w:val="20"/>
        </w:rPr>
      </w:pPr>
    </w:p>
    <w:p w:rsidR="00A711CD" w:rsidRDefault="00A711CD" w:rsidP="006C58D3">
      <w:pPr>
        <w:spacing w:line="360" w:lineRule="auto"/>
        <w:ind w:right="-153"/>
        <w:outlineLvl w:val="0"/>
        <w:rPr>
          <w:rFonts w:ascii="Times New Roman" w:cs="Times New Roman"/>
        </w:rPr>
      </w:pPr>
      <w:r w:rsidRPr="0025331B">
        <w:rPr>
          <w:rFonts w:ascii="Times New Roman" w:cs="Times New Roman"/>
          <w:noProof/>
          <w:sz w:val="20"/>
          <w:szCs w:val="20"/>
        </w:rPr>
        <w:br w:type="page"/>
      </w:r>
      <w:r w:rsidRPr="0025331B">
        <w:rPr>
          <w:rFonts w:ascii="Times New Roman" w:cs="Times New Roman"/>
          <w:sz w:val="24"/>
          <w:szCs w:val="24"/>
        </w:rPr>
        <w:lastRenderedPageBreak/>
        <w:t>5</w:t>
      </w:r>
      <w:r w:rsidRPr="0025331B">
        <w:rPr>
          <w:rFonts w:ascii="Times New Roman" w:hint="eastAsia"/>
          <w:sz w:val="24"/>
          <w:szCs w:val="24"/>
        </w:rPr>
        <w:t>．</w:t>
      </w:r>
      <w:r w:rsidRPr="006019FF">
        <w:rPr>
          <w:rFonts w:ascii="Times New Roman" w:hint="eastAsia"/>
          <w:u w:val="single"/>
        </w:rPr>
        <w:t>乙烯</w:t>
      </w:r>
      <w:r w:rsidRPr="006019FF">
        <w:rPr>
          <w:rFonts w:ascii="Times New Roman" w:cs="Times New Roman"/>
          <w:u w:val="single"/>
        </w:rPr>
        <w:t>-</w:t>
      </w:r>
      <w:r w:rsidRPr="006019FF">
        <w:rPr>
          <w:rFonts w:ascii="Times New Roman" w:hint="eastAsia"/>
          <w:u w:val="single"/>
        </w:rPr>
        <w:t>醋酸乙烯酯共聚物</w:t>
      </w:r>
      <w:r>
        <w:rPr>
          <w:rFonts w:ascii="Times New Roman" w:cs="Times New Roman"/>
          <w:sz w:val="24"/>
          <w:szCs w:val="24"/>
        </w:rPr>
        <w:t>(</w:t>
      </w:r>
      <w:r>
        <w:rPr>
          <w:rFonts w:ascii="Times New Roman" w:cs="Times New Roman"/>
        </w:rPr>
        <w:t>EVA)</w:t>
      </w:r>
      <w:r>
        <w:rPr>
          <w:rFonts w:ascii="Times New Roman" w:hint="eastAsia"/>
        </w:rPr>
        <w:t>及添加无机稳定剂</w:t>
      </w:r>
      <w:r>
        <w:rPr>
          <w:rFonts w:ascii="Times New Roman" w:cs="Times New Roman"/>
        </w:rPr>
        <w:t>(S)</w:t>
      </w:r>
      <w:r>
        <w:rPr>
          <w:rFonts w:ascii="Times New Roman" w:hint="eastAsia"/>
        </w:rPr>
        <w:t>的</w:t>
      </w:r>
      <w:r>
        <w:rPr>
          <w:rFonts w:ascii="Times New Roman" w:cs="Times New Roman"/>
        </w:rPr>
        <w:t>EVA</w:t>
      </w:r>
      <w:r>
        <w:rPr>
          <w:rFonts w:ascii="Times New Roman" w:hint="eastAsia"/>
        </w:rPr>
        <w:t>复合材料的</w:t>
      </w:r>
      <w:r>
        <w:rPr>
          <w:rFonts w:ascii="Times New Roman" w:cs="Times New Roman"/>
        </w:rPr>
        <w:t>TGA</w:t>
      </w:r>
      <w:r>
        <w:rPr>
          <w:rFonts w:ascii="Times New Roman" w:hint="eastAsia"/>
        </w:rPr>
        <w:t>及</w:t>
      </w:r>
      <w:r>
        <w:rPr>
          <w:rFonts w:ascii="Times New Roman" w:cs="Times New Roman"/>
        </w:rPr>
        <w:t>DTG</w:t>
      </w:r>
      <w:r>
        <w:rPr>
          <w:rFonts w:ascii="Times New Roman" w:hint="eastAsia"/>
        </w:rPr>
        <w:t>曲线，</w:t>
      </w:r>
    </w:p>
    <w:p w:rsidR="00A711CD" w:rsidRDefault="00A711CD" w:rsidP="006C58D3">
      <w:pPr>
        <w:spacing w:line="360" w:lineRule="auto"/>
        <w:ind w:right="-153"/>
        <w:outlineLvl w:val="0"/>
        <w:rPr>
          <w:rFonts w:ascii="Times New Roman" w:cs="Times New Roman"/>
        </w:rPr>
      </w:pPr>
      <w:r>
        <w:rPr>
          <w:rFonts w:ascii="Times New Roman" w:cs="Times New Roman"/>
        </w:rPr>
        <w:t>(1)</w:t>
      </w:r>
      <w:r>
        <w:rPr>
          <w:rFonts w:ascii="Times New Roman" w:hint="eastAsia"/>
        </w:rPr>
        <w:t>根据</w:t>
      </w:r>
      <w:r>
        <w:rPr>
          <w:rFonts w:ascii="Times New Roman" w:cs="Times New Roman"/>
        </w:rPr>
        <w:t>EVA</w:t>
      </w:r>
      <w:r>
        <w:rPr>
          <w:rFonts w:ascii="Times New Roman" w:hint="eastAsia"/>
        </w:rPr>
        <w:t>的</w:t>
      </w:r>
      <w:r>
        <w:rPr>
          <w:rFonts w:ascii="Times New Roman" w:cs="Times New Roman"/>
        </w:rPr>
        <w:t>TGA</w:t>
      </w:r>
      <w:r>
        <w:rPr>
          <w:rFonts w:ascii="Times New Roman" w:hint="eastAsia"/>
        </w:rPr>
        <w:t>曲线，结合简要分子式说明</w:t>
      </w:r>
      <w:r>
        <w:rPr>
          <w:rFonts w:ascii="Times New Roman" w:cs="Times New Roman"/>
        </w:rPr>
        <w:t>EVA</w:t>
      </w:r>
      <w:r>
        <w:rPr>
          <w:rFonts w:ascii="Times New Roman" w:hint="eastAsia"/>
        </w:rPr>
        <w:t>的降解机理；</w:t>
      </w:r>
    </w:p>
    <w:p w:rsidR="00A711CD" w:rsidRPr="0076775F" w:rsidRDefault="007227FF" w:rsidP="006C58D3">
      <w:pPr>
        <w:spacing w:line="360" w:lineRule="auto"/>
        <w:ind w:right="-153"/>
        <w:outlineLvl w:val="0"/>
        <w:rPr>
          <w:rFonts w:ascii="Times New Roman" w:cs="Times New Roman"/>
        </w:rPr>
      </w:pPr>
      <w:r>
        <w:rPr>
          <w:noProof/>
        </w:rPr>
        <w:drawing>
          <wp:anchor distT="0" distB="0" distL="114300" distR="114300" simplePos="0" relativeHeight="251648000" behindDoc="0" locked="1" layoutInCell="1" allowOverlap="1">
            <wp:simplePos x="0" y="0"/>
            <wp:positionH relativeFrom="column">
              <wp:posOffset>2863215</wp:posOffset>
            </wp:positionH>
            <wp:positionV relativeFrom="paragraph">
              <wp:posOffset>248920</wp:posOffset>
            </wp:positionV>
            <wp:extent cx="2961640" cy="2202815"/>
            <wp:effectExtent l="19050" t="0" r="0" b="0"/>
            <wp:wrapNone/>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3"/>
                    <a:srcRect/>
                    <a:stretch>
                      <a:fillRect/>
                    </a:stretch>
                  </pic:blipFill>
                  <pic:spPr bwMode="auto">
                    <a:xfrm>
                      <a:off x="0" y="0"/>
                      <a:ext cx="2961640" cy="2202815"/>
                    </a:xfrm>
                    <a:prstGeom prst="rect">
                      <a:avLst/>
                    </a:prstGeom>
                    <a:noFill/>
                    <a:ln w="9525">
                      <a:noFill/>
                      <a:miter lim="800000"/>
                      <a:headEnd/>
                      <a:tailEnd/>
                    </a:ln>
                  </pic:spPr>
                </pic:pic>
              </a:graphicData>
            </a:graphic>
          </wp:anchor>
        </w:drawing>
      </w:r>
      <w:r w:rsidR="00A711CD">
        <w:rPr>
          <w:rFonts w:ascii="Times New Roman" w:cs="Times New Roman"/>
        </w:rPr>
        <w:t>(2)</w:t>
      </w:r>
      <w:r w:rsidR="00A711CD">
        <w:rPr>
          <w:rFonts w:ascii="Times New Roman" w:hint="eastAsia"/>
        </w:rPr>
        <w:t>根据</w:t>
      </w:r>
      <w:r w:rsidR="00A711CD">
        <w:rPr>
          <w:rFonts w:ascii="Times New Roman" w:cs="Times New Roman"/>
        </w:rPr>
        <w:t>DTG</w:t>
      </w:r>
      <w:r w:rsidR="00A711CD">
        <w:rPr>
          <w:rFonts w:ascii="Times New Roman" w:hint="eastAsia"/>
        </w:rPr>
        <w:t>曲线中的关键数据点说明稳定剂</w:t>
      </w:r>
      <w:r w:rsidR="00A711CD">
        <w:rPr>
          <w:rFonts w:ascii="Times New Roman" w:cs="Times New Roman"/>
        </w:rPr>
        <w:t>(S)</w:t>
      </w:r>
      <w:r w:rsidR="00A711CD">
        <w:rPr>
          <w:rFonts w:ascii="Times New Roman" w:hint="eastAsia"/>
        </w:rPr>
        <w:t>对</w:t>
      </w:r>
      <w:r w:rsidR="00A711CD">
        <w:rPr>
          <w:rFonts w:ascii="Times New Roman" w:cs="Times New Roman"/>
        </w:rPr>
        <w:t>EVA</w:t>
      </w:r>
      <w:r w:rsidR="00A711CD">
        <w:rPr>
          <w:rFonts w:ascii="Times New Roman" w:hint="eastAsia"/>
        </w:rPr>
        <w:t>热稳定的贡献；</w:t>
      </w:r>
    </w:p>
    <w:p w:rsidR="00A711CD" w:rsidRDefault="00A711CD">
      <w:pPr>
        <w:spacing w:line="360" w:lineRule="auto"/>
        <w:rPr>
          <w:rFonts w:ascii="Times New Roman" w:cs="Times New Roman"/>
          <w:sz w:val="24"/>
          <w:szCs w:val="24"/>
        </w:rPr>
      </w:pPr>
      <w:r>
        <w:rPr>
          <w:rFonts w:ascii="Times New Roman" w:cs="Times New Roman"/>
        </w:rPr>
        <w:t>(3)</w:t>
      </w:r>
      <w:r>
        <w:rPr>
          <w:rFonts w:ascii="Times New Roman" w:hint="eastAsia"/>
        </w:rPr>
        <w:t>确定</w:t>
      </w:r>
      <w:r>
        <w:rPr>
          <w:rFonts w:ascii="Times New Roman" w:cs="Times New Roman"/>
        </w:rPr>
        <w:t>EVA</w:t>
      </w:r>
      <w:r>
        <w:rPr>
          <w:rFonts w:ascii="Times New Roman" w:hint="eastAsia"/>
        </w:rPr>
        <w:t>复合材料中无机稳定剂的添加量。</w:t>
      </w:r>
    </w:p>
    <w:p w:rsidR="00A711CD" w:rsidRDefault="00A711CD">
      <w:pPr>
        <w:spacing w:line="360" w:lineRule="auto"/>
        <w:rPr>
          <w:rFonts w:ascii="Times New Roman" w:cs="Times New Roman"/>
          <w:sz w:val="24"/>
          <w:szCs w:val="24"/>
        </w:rPr>
      </w:pPr>
      <w:r>
        <w:rPr>
          <w:rFonts w:ascii="Times New Roman" w:hint="eastAsia"/>
          <w:sz w:val="24"/>
          <w:szCs w:val="24"/>
        </w:rPr>
        <w:t>注：</w:t>
      </w:r>
      <w:r>
        <w:rPr>
          <w:rFonts w:ascii="Times New Roman" w:cs="Times New Roman"/>
          <w:sz w:val="24"/>
          <w:szCs w:val="24"/>
        </w:rPr>
        <w:t>EVA</w:t>
      </w:r>
      <w:r>
        <w:rPr>
          <w:rFonts w:ascii="Times New Roman" w:hint="eastAsia"/>
          <w:sz w:val="24"/>
          <w:szCs w:val="24"/>
        </w:rPr>
        <w:t>分子式</w:t>
      </w:r>
    </w:p>
    <w:p w:rsidR="00A711CD" w:rsidRDefault="007227FF">
      <w:pPr>
        <w:spacing w:line="360" w:lineRule="auto"/>
        <w:rPr>
          <w:rFonts w:ascii="Times New Roman" w:cs="Times New Roman"/>
          <w:sz w:val="24"/>
          <w:szCs w:val="24"/>
        </w:rPr>
      </w:pPr>
      <w:r>
        <w:rPr>
          <w:noProof/>
        </w:rPr>
        <w:drawing>
          <wp:anchor distT="0" distB="0" distL="114300" distR="114300" simplePos="0" relativeHeight="251650048" behindDoc="0" locked="1" layoutInCell="1" allowOverlap="1">
            <wp:simplePos x="0" y="0"/>
            <wp:positionH relativeFrom="column">
              <wp:posOffset>36830</wp:posOffset>
            </wp:positionH>
            <wp:positionV relativeFrom="paragraph">
              <wp:posOffset>54610</wp:posOffset>
            </wp:positionV>
            <wp:extent cx="1430020" cy="923925"/>
            <wp:effectExtent l="19050" t="0" r="0" b="0"/>
            <wp:wrapNone/>
            <wp:docPr id="34" name="图片 22" descr="E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EVA"/>
                    <pic:cNvPicPr>
                      <a:picLocks noChangeAspect="1" noChangeArrowheads="1"/>
                    </pic:cNvPicPr>
                  </pic:nvPicPr>
                  <pic:blipFill>
                    <a:blip r:embed="rId24"/>
                    <a:srcRect/>
                    <a:stretch>
                      <a:fillRect/>
                    </a:stretch>
                  </pic:blipFill>
                  <pic:spPr bwMode="auto">
                    <a:xfrm>
                      <a:off x="0" y="0"/>
                      <a:ext cx="1430020" cy="923925"/>
                    </a:xfrm>
                    <a:prstGeom prst="rect">
                      <a:avLst/>
                    </a:prstGeom>
                    <a:noFill/>
                    <a:ln w="9525">
                      <a:noFill/>
                      <a:miter lim="800000"/>
                      <a:headEnd/>
                      <a:tailEnd/>
                    </a:ln>
                  </pic:spPr>
                </pic:pic>
              </a:graphicData>
            </a:graphic>
          </wp:anchor>
        </w:drawing>
      </w:r>
    </w:p>
    <w:p w:rsidR="00A711CD" w:rsidRDefault="00A711CD">
      <w:pPr>
        <w:spacing w:line="360" w:lineRule="auto"/>
        <w:rPr>
          <w:rFonts w:ascii="Times New Roman" w:cs="Times New Roman"/>
          <w:sz w:val="24"/>
          <w:szCs w:val="24"/>
        </w:rPr>
      </w:pPr>
    </w:p>
    <w:p w:rsidR="00A711CD" w:rsidRDefault="00A711CD">
      <w:pPr>
        <w:spacing w:line="360" w:lineRule="auto"/>
        <w:rPr>
          <w:rFonts w:ascii="Times New Roman" w:cs="Times New Roman"/>
          <w:sz w:val="24"/>
          <w:szCs w:val="24"/>
        </w:rPr>
      </w:pPr>
    </w:p>
    <w:p w:rsidR="00A711CD" w:rsidRDefault="007227FF">
      <w:pPr>
        <w:spacing w:line="360" w:lineRule="auto"/>
        <w:rPr>
          <w:rFonts w:ascii="Times New Roman" w:cs="Times New Roman"/>
          <w:sz w:val="24"/>
          <w:szCs w:val="24"/>
        </w:rPr>
      </w:pPr>
      <w:r>
        <w:rPr>
          <w:noProof/>
        </w:rPr>
        <w:drawing>
          <wp:anchor distT="42672" distB="38398" distL="156972" distR="184839" simplePos="0" relativeHeight="251649024" behindDoc="0" locked="1" layoutInCell="1" allowOverlap="1">
            <wp:simplePos x="0" y="0"/>
            <wp:positionH relativeFrom="column">
              <wp:posOffset>3723640</wp:posOffset>
            </wp:positionH>
            <wp:positionV relativeFrom="paragraph">
              <wp:posOffset>165100</wp:posOffset>
            </wp:positionV>
            <wp:extent cx="213360" cy="78740"/>
            <wp:effectExtent l="19050" t="0" r="0" b="0"/>
            <wp:wrapNone/>
            <wp:docPr id="35"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
                    <pic:cNvPicPr>
                      <a:picLocks noChangeAspect="1" noChangeArrowheads="1"/>
                    </pic:cNvPicPr>
                  </pic:nvPicPr>
                  <pic:blipFill>
                    <a:blip r:embed="rId25"/>
                    <a:srcRect/>
                    <a:stretch>
                      <a:fillRect/>
                    </a:stretch>
                  </pic:blipFill>
                  <pic:spPr bwMode="auto">
                    <a:xfrm>
                      <a:off x="0" y="0"/>
                      <a:ext cx="213360" cy="78740"/>
                    </a:xfrm>
                    <a:prstGeom prst="rect">
                      <a:avLst/>
                    </a:prstGeom>
                    <a:noFill/>
                    <a:ln w="9525">
                      <a:noFill/>
                      <a:miter lim="800000"/>
                      <a:headEnd/>
                      <a:tailEnd/>
                    </a:ln>
                  </pic:spPr>
                </pic:pic>
              </a:graphicData>
            </a:graphic>
          </wp:anchor>
        </w:drawing>
      </w:r>
    </w:p>
    <w:p w:rsidR="00A711CD" w:rsidRDefault="00A711CD">
      <w:pPr>
        <w:spacing w:line="360" w:lineRule="auto"/>
        <w:rPr>
          <w:rFonts w:ascii="Times New Roman" w:cs="Times New Roman"/>
          <w:sz w:val="24"/>
          <w:szCs w:val="24"/>
        </w:rPr>
      </w:pPr>
    </w:p>
    <w:p w:rsidR="00AA1C33" w:rsidRDefault="00AA1C33">
      <w:pPr>
        <w:spacing w:line="360" w:lineRule="auto"/>
        <w:rPr>
          <w:rFonts w:ascii="Times New Roman" w:cs="Times New Roman"/>
          <w:sz w:val="24"/>
          <w:szCs w:val="24"/>
        </w:rPr>
      </w:pPr>
    </w:p>
    <w:p w:rsidR="00AA1C33" w:rsidRPr="00AA1C33" w:rsidRDefault="00AA1C33" w:rsidP="00AA1C33">
      <w:pPr>
        <w:numPr>
          <w:ilvl w:val="0"/>
          <w:numId w:val="9"/>
        </w:numPr>
        <w:spacing w:line="360" w:lineRule="auto"/>
        <w:rPr>
          <w:rFonts w:ascii="仿宋_GB2312" w:eastAsia="仿宋_GB2312" w:cs="Times New Roman"/>
        </w:rPr>
      </w:pPr>
      <w:r w:rsidRPr="00AA1C33">
        <w:rPr>
          <w:rFonts w:ascii="仿宋_GB2312" w:eastAsia="仿宋_GB2312" w:cs="Times New Roman" w:hint="eastAsia"/>
        </w:rPr>
        <w:t>EVA分为两段降解</w:t>
      </w:r>
    </w:p>
    <w:p w:rsidR="00AA1C33" w:rsidRPr="00AA1C33" w:rsidRDefault="004F36A2" w:rsidP="00AA1C33">
      <w:pPr>
        <w:spacing w:line="360" w:lineRule="auto"/>
        <w:ind w:left="360"/>
        <w:jc w:val="left"/>
        <w:rPr>
          <w:rFonts w:ascii="仿宋_GB2312" w:eastAsia="仿宋_GB2312" w:cs="Times New Roman"/>
          <w:sz w:val="24"/>
          <w:szCs w:val="24"/>
        </w:rPr>
      </w:pPr>
      <w:r w:rsidRPr="004F36A2">
        <w:rPr>
          <w:rFonts w:ascii="仿宋_GB2312" w:eastAsia="仿宋_GB2312" w:cs="Times New Roman"/>
          <w:noProof/>
        </w:rPr>
        <w:pict>
          <v:shape id="_x0000_s1090" type="#_x0000_t32" style="position:absolute;left:0;text-align:left;margin-left:304.5pt;margin-top:39.1pt;width:0;height:17.5pt;flip:y;z-index:251679744" o:connectortype="straight" strokeweight="1pt">
            <v:stroke endarrow="open" endarrowwidth="narrow" endarrowlength="short"/>
          </v:shape>
        </w:pict>
      </w:r>
      <w:r w:rsidR="00AA1C33" w:rsidRPr="00AA1C33">
        <w:rPr>
          <w:rFonts w:ascii="仿宋_GB2312" w:eastAsia="仿宋_GB2312" w:cs="Times New Roman" w:hint="eastAsia"/>
        </w:rPr>
        <w:t>I:VA段脱除醋酸，形成双键(310-400℃，最大失重速度出现在</w:t>
      </w:r>
      <w:r w:rsidR="00AA1C33" w:rsidRPr="00AA1C33">
        <w:rPr>
          <w:rFonts w:ascii="仿宋_GB2312" w:eastAsia="仿宋_GB2312" w:cs="Times New Roman" w:hint="eastAsia"/>
          <w:b/>
          <w:color w:val="C00000"/>
          <w:u w:val="single"/>
        </w:rPr>
        <w:t>366℃</w:t>
      </w:r>
      <w:r w:rsidR="00AA1C33" w:rsidRPr="00AA1C33">
        <w:rPr>
          <w:rFonts w:ascii="仿宋_GB2312" w:eastAsia="仿宋_GB2312" w:cs="Times New Roman" w:hint="eastAsia"/>
        </w:rPr>
        <w:t xml:space="preserve">)； </w:t>
      </w:r>
      <w:r w:rsidR="00AA1C33" w:rsidRPr="00AA1C33">
        <w:rPr>
          <w:rFonts w:ascii="仿宋_GB2312" w:eastAsia="仿宋_GB2312" w:cs="Times New Roman" w:hint="eastAsia"/>
          <w:noProof/>
        </w:rPr>
        <w:drawing>
          <wp:inline distT="0" distB="0" distL="0" distR="0">
            <wp:extent cx="5634355" cy="1332230"/>
            <wp:effectExtent l="19050" t="0" r="4445" b="0"/>
            <wp:docPr id="4" name="图片 9" descr="EVA分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VA分解"/>
                    <pic:cNvPicPr>
                      <a:picLocks noChangeAspect="1" noChangeArrowheads="1"/>
                    </pic:cNvPicPr>
                  </pic:nvPicPr>
                  <pic:blipFill>
                    <a:blip r:embed="rId26"/>
                    <a:srcRect/>
                    <a:stretch>
                      <a:fillRect/>
                    </a:stretch>
                  </pic:blipFill>
                  <pic:spPr bwMode="auto">
                    <a:xfrm>
                      <a:off x="0" y="0"/>
                      <a:ext cx="5634355" cy="1332230"/>
                    </a:xfrm>
                    <a:prstGeom prst="rect">
                      <a:avLst/>
                    </a:prstGeom>
                    <a:noFill/>
                    <a:ln w="9525">
                      <a:noFill/>
                      <a:miter lim="800000"/>
                      <a:headEnd/>
                      <a:tailEnd/>
                    </a:ln>
                  </pic:spPr>
                </pic:pic>
              </a:graphicData>
            </a:graphic>
          </wp:inline>
        </w:drawing>
      </w:r>
    </w:p>
    <w:p w:rsidR="00AA1C33" w:rsidRPr="00AA1C33" w:rsidRDefault="00AA1C33" w:rsidP="00AA1C33">
      <w:pPr>
        <w:spacing w:line="360" w:lineRule="auto"/>
        <w:rPr>
          <w:rFonts w:ascii="仿宋_GB2312" w:eastAsia="仿宋_GB2312" w:cs="Times New Roman"/>
          <w:sz w:val="24"/>
          <w:szCs w:val="24"/>
        </w:rPr>
      </w:pPr>
      <w:r w:rsidRPr="00AA1C33">
        <w:rPr>
          <w:rFonts w:ascii="仿宋_GB2312" w:eastAsia="仿宋_GB2312" w:cs="Times New Roman" w:hint="eastAsia"/>
        </w:rPr>
        <w:t>II:主链断裂(430-500℃，最大失重速度出现在</w:t>
      </w:r>
      <w:r w:rsidRPr="00AA1C33">
        <w:rPr>
          <w:rFonts w:ascii="仿宋_GB2312" w:eastAsia="仿宋_GB2312" w:cs="Times New Roman" w:hint="eastAsia"/>
          <w:b/>
          <w:color w:val="C00000"/>
          <w:u w:val="single"/>
        </w:rPr>
        <w:t>480℃</w:t>
      </w:r>
      <w:r w:rsidRPr="00AA1C33">
        <w:rPr>
          <w:rFonts w:ascii="仿宋_GB2312" w:eastAsia="仿宋_GB2312" w:cs="Times New Roman" w:hint="eastAsia"/>
        </w:rPr>
        <w:t>)</w:t>
      </w:r>
    </w:p>
    <w:p w:rsidR="00AA1C33" w:rsidRPr="00AA1C33" w:rsidRDefault="00AA1C33" w:rsidP="00AA1C33">
      <w:pPr>
        <w:spacing w:line="360" w:lineRule="auto"/>
        <w:rPr>
          <w:rFonts w:ascii="仿宋_GB2312" w:eastAsia="仿宋_GB2312" w:cs="Times New Roman"/>
          <w:sz w:val="24"/>
          <w:szCs w:val="24"/>
        </w:rPr>
      </w:pPr>
      <w:r w:rsidRPr="00AA1C33">
        <w:rPr>
          <w:rFonts w:ascii="仿宋_GB2312" w:eastAsia="仿宋_GB2312" w:hint="eastAsia"/>
          <w:noProof/>
        </w:rPr>
        <w:drawing>
          <wp:anchor distT="0" distB="0" distL="114300" distR="114300" simplePos="0" relativeHeight="251678720" behindDoc="0" locked="0" layoutInCell="1" allowOverlap="1">
            <wp:simplePos x="0" y="0"/>
            <wp:positionH relativeFrom="column">
              <wp:posOffset>0</wp:posOffset>
            </wp:positionH>
            <wp:positionV relativeFrom="paragraph">
              <wp:posOffset>97155</wp:posOffset>
            </wp:positionV>
            <wp:extent cx="1873250" cy="615950"/>
            <wp:effectExtent l="19050" t="0" r="0" b="0"/>
            <wp:wrapNone/>
            <wp:docPr id="65" name="图片 65" descr="EVA-分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VA-分解"/>
                    <pic:cNvPicPr>
                      <a:picLocks noChangeAspect="1" noChangeArrowheads="1"/>
                    </pic:cNvPicPr>
                  </pic:nvPicPr>
                  <pic:blipFill>
                    <a:blip r:embed="rId27"/>
                    <a:srcRect/>
                    <a:stretch>
                      <a:fillRect/>
                    </a:stretch>
                  </pic:blipFill>
                  <pic:spPr bwMode="auto">
                    <a:xfrm>
                      <a:off x="0" y="0"/>
                      <a:ext cx="1873250" cy="615950"/>
                    </a:xfrm>
                    <a:prstGeom prst="rect">
                      <a:avLst/>
                    </a:prstGeom>
                    <a:noFill/>
                    <a:ln w="9525">
                      <a:noFill/>
                      <a:miter lim="800000"/>
                      <a:headEnd/>
                      <a:tailEnd/>
                    </a:ln>
                  </pic:spPr>
                </pic:pic>
              </a:graphicData>
            </a:graphic>
          </wp:anchor>
        </w:drawing>
      </w:r>
      <w:r w:rsidRPr="00AA1C33">
        <w:rPr>
          <w:rFonts w:ascii="仿宋_GB2312" w:eastAsia="仿宋_GB2312" w:cs="Times New Roman" w:hint="eastAsia"/>
          <w:noProof/>
          <w:sz w:val="24"/>
          <w:szCs w:val="24"/>
        </w:rPr>
        <w:drawing>
          <wp:anchor distT="0" distB="0" distL="114300" distR="114300" simplePos="0" relativeHeight="251676672" behindDoc="1" locked="0" layoutInCell="1" allowOverlap="1">
            <wp:simplePos x="0" y="0"/>
            <wp:positionH relativeFrom="column">
              <wp:posOffset>3168650</wp:posOffset>
            </wp:positionH>
            <wp:positionV relativeFrom="paragraph">
              <wp:posOffset>166370</wp:posOffset>
            </wp:positionV>
            <wp:extent cx="2826385" cy="302895"/>
            <wp:effectExtent l="19050" t="0" r="0" b="0"/>
            <wp:wrapNone/>
            <wp:docPr id="63" name="图片 6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3"/>
                    <pic:cNvPicPr>
                      <a:picLocks noChangeAspect="1" noChangeArrowheads="1"/>
                    </pic:cNvPicPr>
                  </pic:nvPicPr>
                  <pic:blipFill>
                    <a:blip r:embed="rId28"/>
                    <a:srcRect/>
                    <a:stretch>
                      <a:fillRect/>
                    </a:stretch>
                  </pic:blipFill>
                  <pic:spPr bwMode="auto">
                    <a:xfrm>
                      <a:off x="0" y="0"/>
                      <a:ext cx="2826385" cy="302895"/>
                    </a:xfrm>
                    <a:prstGeom prst="rect">
                      <a:avLst/>
                    </a:prstGeom>
                    <a:noFill/>
                    <a:ln w="9525">
                      <a:noFill/>
                      <a:miter lim="800000"/>
                      <a:headEnd/>
                      <a:tailEnd/>
                    </a:ln>
                  </pic:spPr>
                </pic:pic>
              </a:graphicData>
            </a:graphic>
          </wp:anchor>
        </w:drawing>
      </w:r>
    </w:p>
    <w:p w:rsidR="00AA1C33" w:rsidRPr="00AA1C33" w:rsidRDefault="004F36A2" w:rsidP="00AA1C33">
      <w:pPr>
        <w:spacing w:line="360" w:lineRule="auto"/>
        <w:rPr>
          <w:rFonts w:ascii="仿宋_GB2312" w:eastAsia="仿宋_GB2312" w:cs="Times New Roman"/>
          <w:sz w:val="24"/>
          <w:szCs w:val="24"/>
        </w:rPr>
      </w:pPr>
      <w:r>
        <w:rPr>
          <w:rFonts w:ascii="仿宋_GB2312" w:eastAsia="仿宋_GB2312" w:cs="Times New Roman"/>
          <w:noProof/>
          <w:sz w:val="24"/>
          <w:szCs w:val="24"/>
        </w:rPr>
        <w:pict>
          <v:shape id="_x0000_s1088" type="#_x0000_t32" style="position:absolute;left:0;text-align:left;margin-left:169pt;margin-top:1.8pt;width:80.5pt;height:0;z-index:251677696" o:connectortype="straight">
            <v:stroke endarrow="block"/>
          </v:shape>
        </w:pict>
      </w:r>
    </w:p>
    <w:p w:rsidR="00AA1C33" w:rsidRPr="00AA1C33" w:rsidRDefault="00AA1C33" w:rsidP="00AA1C33">
      <w:pPr>
        <w:spacing w:line="360" w:lineRule="auto"/>
        <w:rPr>
          <w:rFonts w:ascii="仿宋_GB2312" w:eastAsia="仿宋_GB2312" w:cs="Times New Roman"/>
          <w:sz w:val="24"/>
          <w:szCs w:val="24"/>
        </w:rPr>
      </w:pPr>
    </w:p>
    <w:p w:rsidR="00AA1C33" w:rsidRPr="00AA1C33" w:rsidRDefault="00AA1C33" w:rsidP="00AA1C33">
      <w:pPr>
        <w:numPr>
          <w:ilvl w:val="0"/>
          <w:numId w:val="9"/>
        </w:numPr>
        <w:spacing w:line="360" w:lineRule="auto"/>
        <w:rPr>
          <w:rFonts w:ascii="仿宋_GB2312" w:eastAsia="仿宋_GB2312"/>
        </w:rPr>
      </w:pPr>
      <w:r w:rsidRPr="00AA1C33">
        <w:rPr>
          <w:rFonts w:ascii="仿宋_GB2312" w:eastAsia="仿宋_GB2312" w:hint="eastAsia"/>
        </w:rPr>
        <w:t>添加无机稳定剂</w:t>
      </w:r>
      <w:r w:rsidRPr="00AA1C33">
        <w:rPr>
          <w:rFonts w:ascii="仿宋_GB2312" w:eastAsia="仿宋_GB2312" w:cs="Times New Roman" w:hint="eastAsia"/>
        </w:rPr>
        <w:t>(S)</w:t>
      </w:r>
      <w:r w:rsidRPr="00AA1C33">
        <w:rPr>
          <w:rFonts w:ascii="仿宋_GB2312" w:eastAsia="仿宋_GB2312" w:hint="eastAsia"/>
        </w:rPr>
        <w:t>的</w:t>
      </w:r>
      <w:r w:rsidRPr="00AA1C33">
        <w:rPr>
          <w:rFonts w:ascii="仿宋_GB2312" w:eastAsia="仿宋_GB2312" w:cs="Times New Roman" w:hint="eastAsia"/>
        </w:rPr>
        <w:t>EVA</w:t>
      </w:r>
      <w:r w:rsidRPr="00AA1C33">
        <w:rPr>
          <w:rFonts w:ascii="仿宋_GB2312" w:eastAsia="仿宋_GB2312" w:hint="eastAsia"/>
        </w:rPr>
        <w:t>复合材料，两个热失重平台都向高温移动，说明无机稳定剂</w:t>
      </w:r>
      <w:r w:rsidRPr="00AA1C33">
        <w:rPr>
          <w:rFonts w:ascii="仿宋_GB2312" w:eastAsia="仿宋_GB2312" w:cs="Times New Roman" w:hint="eastAsia"/>
        </w:rPr>
        <w:t>(S)</w:t>
      </w:r>
      <w:r w:rsidRPr="00AA1C33">
        <w:rPr>
          <w:rFonts w:ascii="仿宋_GB2312" w:eastAsia="仿宋_GB2312" w:hint="eastAsia"/>
        </w:rPr>
        <w:t>有效改善了</w:t>
      </w:r>
      <w:r w:rsidRPr="00AA1C33">
        <w:rPr>
          <w:rFonts w:ascii="仿宋_GB2312" w:eastAsia="仿宋_GB2312" w:cs="Times New Roman" w:hint="eastAsia"/>
        </w:rPr>
        <w:t>EVA</w:t>
      </w:r>
      <w:r w:rsidRPr="00AA1C33">
        <w:rPr>
          <w:rFonts w:ascii="仿宋_GB2312" w:eastAsia="仿宋_GB2312" w:hint="eastAsia"/>
        </w:rPr>
        <w:t>的热稳定性。</w:t>
      </w:r>
    </w:p>
    <w:p w:rsidR="00AA1C33" w:rsidRPr="00AA1C33" w:rsidRDefault="00AA1C33" w:rsidP="00AA1C33">
      <w:pPr>
        <w:spacing w:line="360" w:lineRule="auto"/>
        <w:ind w:left="360"/>
        <w:rPr>
          <w:rFonts w:ascii="仿宋_GB2312" w:eastAsia="仿宋_GB2312" w:cs="Times New Roman"/>
        </w:rPr>
      </w:pPr>
      <w:r w:rsidRPr="00AA1C33">
        <w:rPr>
          <w:rFonts w:ascii="仿宋_GB2312" w:eastAsia="仿宋_GB2312" w:hint="eastAsia"/>
        </w:rPr>
        <w:t>第一个热失重平台移动到</w:t>
      </w:r>
      <w:r w:rsidRPr="00AA1C33">
        <w:rPr>
          <w:rFonts w:ascii="仿宋_GB2312" w:eastAsia="仿宋_GB2312" w:cs="Times New Roman" w:hint="eastAsia"/>
        </w:rPr>
        <w:t>370-430℃，最大失重速度出现在390℃，比纯EVA提高</w:t>
      </w:r>
      <w:r w:rsidRPr="00AA1C33">
        <w:rPr>
          <w:rFonts w:ascii="仿宋_GB2312" w:eastAsia="仿宋_GB2312" w:cs="Times New Roman" w:hint="eastAsia"/>
          <w:b/>
          <w:color w:val="C00000"/>
          <w:u w:val="single"/>
        </w:rPr>
        <w:t>24℃</w:t>
      </w:r>
      <w:r w:rsidRPr="00AA1C33">
        <w:rPr>
          <w:rFonts w:ascii="仿宋_GB2312" w:eastAsia="仿宋_GB2312" w:cs="Times New Roman" w:hint="eastAsia"/>
        </w:rPr>
        <w:t>；</w:t>
      </w:r>
    </w:p>
    <w:p w:rsidR="00AA1C33" w:rsidRPr="00AA1C33" w:rsidRDefault="00AA1C33" w:rsidP="00AA1C33">
      <w:pPr>
        <w:spacing w:line="360" w:lineRule="auto"/>
        <w:ind w:left="360"/>
        <w:rPr>
          <w:rFonts w:ascii="仿宋_GB2312" w:eastAsia="仿宋_GB2312" w:cs="Times New Roman"/>
          <w:sz w:val="24"/>
          <w:szCs w:val="24"/>
        </w:rPr>
      </w:pPr>
      <w:r w:rsidRPr="00AA1C33">
        <w:rPr>
          <w:rFonts w:ascii="仿宋_GB2312" w:eastAsia="仿宋_GB2312" w:hint="eastAsia"/>
        </w:rPr>
        <w:t>第二个热失重平台移动到</w:t>
      </w:r>
      <w:r w:rsidRPr="00AA1C33">
        <w:rPr>
          <w:rFonts w:ascii="仿宋_GB2312" w:eastAsia="仿宋_GB2312" w:cs="Times New Roman" w:hint="eastAsia"/>
        </w:rPr>
        <w:t>480-550℃，最大失重速度出现在519℃，比纯EVA提高</w:t>
      </w:r>
      <w:r w:rsidRPr="00AA1C33">
        <w:rPr>
          <w:rFonts w:ascii="仿宋_GB2312" w:eastAsia="仿宋_GB2312" w:cs="Times New Roman" w:hint="eastAsia"/>
          <w:b/>
          <w:color w:val="C00000"/>
          <w:u w:val="single"/>
        </w:rPr>
        <w:t>39℃</w:t>
      </w:r>
      <w:r w:rsidRPr="00AA1C33">
        <w:rPr>
          <w:rFonts w:ascii="仿宋_GB2312" w:eastAsia="仿宋_GB2312" w:cs="Times New Roman" w:hint="eastAsia"/>
        </w:rPr>
        <w:t>；</w:t>
      </w:r>
    </w:p>
    <w:p w:rsidR="00AA1C33" w:rsidRPr="00AA1C33" w:rsidRDefault="00AA1C33">
      <w:pPr>
        <w:spacing w:line="360" w:lineRule="auto"/>
        <w:rPr>
          <w:rFonts w:ascii="仿宋_GB2312" w:eastAsia="仿宋_GB2312" w:cs="Times New Roman"/>
          <w:sz w:val="24"/>
          <w:szCs w:val="24"/>
        </w:rPr>
      </w:pPr>
      <w:r w:rsidRPr="00AA1C33">
        <w:rPr>
          <w:rFonts w:ascii="仿宋_GB2312" w:eastAsia="仿宋_GB2312" w:cs="Times New Roman" w:hint="eastAsia"/>
        </w:rPr>
        <w:t>(3)纯EVA最终没有残留物；根据TGA曲线，</w:t>
      </w:r>
      <w:r w:rsidRPr="00AA1C33">
        <w:rPr>
          <w:rFonts w:ascii="仿宋_GB2312" w:eastAsia="仿宋_GB2312" w:hint="eastAsia"/>
        </w:rPr>
        <w:t>确定</w:t>
      </w:r>
      <w:r w:rsidRPr="00AA1C33">
        <w:rPr>
          <w:rFonts w:ascii="仿宋_GB2312" w:eastAsia="仿宋_GB2312" w:cs="Times New Roman" w:hint="eastAsia"/>
        </w:rPr>
        <w:t>EVA</w:t>
      </w:r>
      <w:r w:rsidRPr="00AA1C33">
        <w:rPr>
          <w:rFonts w:ascii="仿宋_GB2312" w:eastAsia="仿宋_GB2312" w:hint="eastAsia"/>
        </w:rPr>
        <w:t>复合材料中无机稳定剂的添加量为</w:t>
      </w:r>
      <w:r w:rsidRPr="00AA1C33">
        <w:rPr>
          <w:rFonts w:ascii="仿宋_GB2312" w:eastAsia="仿宋_GB2312" w:hint="eastAsia"/>
          <w:b/>
          <w:color w:val="C00000"/>
          <w:u w:val="single"/>
        </w:rPr>
        <w:t>14.6%</w:t>
      </w:r>
      <w:r w:rsidRPr="00AA1C33">
        <w:rPr>
          <w:rFonts w:ascii="仿宋_GB2312" w:eastAsia="仿宋_GB2312" w:hint="eastAsia"/>
        </w:rPr>
        <w:t>。</w:t>
      </w:r>
    </w:p>
    <w:p w:rsidR="00AA1C33" w:rsidRPr="00AA1C33" w:rsidRDefault="00AA1C33">
      <w:pPr>
        <w:spacing w:line="360" w:lineRule="auto"/>
        <w:rPr>
          <w:rFonts w:ascii="仿宋_GB2312" w:eastAsia="仿宋_GB2312" w:cs="Times New Roman"/>
          <w:sz w:val="24"/>
          <w:szCs w:val="24"/>
        </w:rPr>
      </w:pPr>
    </w:p>
    <w:p w:rsidR="00A711CD" w:rsidRPr="00C63AB2" w:rsidRDefault="00A711CD">
      <w:pPr>
        <w:spacing w:line="360" w:lineRule="auto"/>
        <w:rPr>
          <w:rFonts w:ascii="Times New Roman" w:cs="Times New Roman"/>
        </w:rPr>
      </w:pPr>
      <w:r w:rsidRPr="0025331B">
        <w:rPr>
          <w:rFonts w:ascii="Times New Roman" w:cs="Times New Roman"/>
          <w:sz w:val="24"/>
          <w:szCs w:val="24"/>
        </w:rPr>
        <w:br w:type="page"/>
      </w:r>
      <w:r w:rsidRPr="00C63AB2">
        <w:rPr>
          <w:rFonts w:ascii="Times New Roman" w:cs="Times New Roman"/>
        </w:rPr>
        <w:lastRenderedPageBreak/>
        <w:t>6</w:t>
      </w:r>
      <w:r w:rsidRPr="00C63AB2">
        <w:rPr>
          <w:rFonts w:ascii="Times New Roman" w:hint="eastAsia"/>
        </w:rPr>
        <w:t>．从下面</w:t>
      </w:r>
      <w:r w:rsidRPr="00C63AB2">
        <w:rPr>
          <w:rFonts w:ascii="Times New Roman" w:cs="Times New Roman"/>
        </w:rPr>
        <w:t>1</w:t>
      </w:r>
      <w:r>
        <w:rPr>
          <w:rFonts w:ascii="Times New Roman" w:cs="Times New Roman"/>
        </w:rPr>
        <w:t>3</w:t>
      </w:r>
      <w:r w:rsidRPr="00C63AB2">
        <w:rPr>
          <w:rFonts w:ascii="Times New Roman" w:hint="eastAsia"/>
        </w:rPr>
        <w:t>个词分别归属到如下</w:t>
      </w:r>
      <w:r w:rsidR="00C63BEF">
        <w:rPr>
          <w:rFonts w:ascii="Times New Roman" w:hint="eastAsia"/>
        </w:rPr>
        <w:t>四</w:t>
      </w:r>
      <w:r>
        <w:rPr>
          <w:rFonts w:ascii="Times New Roman" w:hint="eastAsia"/>
        </w:rPr>
        <w:t>张</w:t>
      </w:r>
      <w:r w:rsidRPr="00C63AB2">
        <w:rPr>
          <w:rFonts w:ascii="Times New Roman" w:hint="eastAsia"/>
        </w:rPr>
        <w:t>图中</w:t>
      </w:r>
      <w:r w:rsidRPr="00C63AB2">
        <w:rPr>
          <w:rFonts w:ascii="Times New Roman" w:cs="Times New Roman"/>
        </w:rPr>
        <w:t>(</w:t>
      </w:r>
      <w:r w:rsidRPr="00C63AB2">
        <w:rPr>
          <w:rFonts w:ascii="Times New Roman" w:hint="eastAsia"/>
        </w:rPr>
        <w:t>可以重复选，也可以不选</w:t>
      </w:r>
      <w:r w:rsidRPr="00C63AB2">
        <w:rPr>
          <w:rFonts w:ascii="Times New Roman" w:cs="Times New Roman"/>
        </w:rPr>
        <w:t>)</w:t>
      </w:r>
    </w:p>
    <w:p w:rsidR="00A711CD" w:rsidRPr="00C63AB2" w:rsidRDefault="00A711CD" w:rsidP="00B74D22">
      <w:pPr>
        <w:rPr>
          <w:rFonts w:ascii="Times New Roman" w:cs="Times New Roman"/>
        </w:rPr>
      </w:pPr>
      <w:r w:rsidRPr="00C63AB2">
        <w:rPr>
          <w:rFonts w:ascii="Times New Roman" w:cs="Times New Roman"/>
        </w:rPr>
        <w:t>(1)</w:t>
      </w:r>
      <w:r w:rsidRPr="00C63AB2">
        <w:rPr>
          <w:rFonts w:ascii="Times New Roman" w:hint="eastAsia"/>
        </w:rPr>
        <w:t>光学显微镜</w:t>
      </w:r>
      <w:r w:rsidRPr="00C63AB2">
        <w:rPr>
          <w:rFonts w:ascii="Times New Roman" w:cs="Times New Roman"/>
        </w:rPr>
        <w:t xml:space="preserve">   (2)</w:t>
      </w:r>
      <w:r w:rsidRPr="00C63AB2">
        <w:rPr>
          <w:rFonts w:ascii="Times New Roman" w:hint="eastAsia"/>
        </w:rPr>
        <w:t>电子显微镜</w:t>
      </w:r>
      <w:r w:rsidRPr="00C63AB2">
        <w:rPr>
          <w:rFonts w:ascii="Times New Roman" w:cs="Times New Roman"/>
        </w:rPr>
        <w:t xml:space="preserve">   (3)</w:t>
      </w:r>
      <w:r w:rsidRPr="00C63AB2">
        <w:rPr>
          <w:rFonts w:ascii="Times New Roman" w:hint="eastAsia"/>
        </w:rPr>
        <w:t>原子力显微镜</w:t>
      </w:r>
      <w:r w:rsidRPr="00C63AB2">
        <w:rPr>
          <w:rFonts w:ascii="Times New Roman" w:cs="Times New Roman"/>
        </w:rPr>
        <w:t xml:space="preserve">   (4)</w:t>
      </w:r>
      <w:r w:rsidRPr="00C63AB2">
        <w:rPr>
          <w:rFonts w:ascii="Times New Roman" w:hint="eastAsia"/>
        </w:rPr>
        <w:t>扫描隧道显微镜</w:t>
      </w:r>
      <w:r>
        <w:rPr>
          <w:rFonts w:ascii="Times New Roman" w:cs="Times New Roman"/>
        </w:rPr>
        <w:t xml:space="preserve">   </w:t>
      </w:r>
      <w:r w:rsidRPr="00C63AB2">
        <w:rPr>
          <w:rFonts w:ascii="Times New Roman" w:cs="Times New Roman"/>
        </w:rPr>
        <w:t xml:space="preserve">(5) </w:t>
      </w:r>
      <w:r w:rsidRPr="00C63AB2">
        <w:rPr>
          <w:rFonts w:ascii="Times New Roman" w:hint="eastAsia"/>
        </w:rPr>
        <w:t>相差显微镜</w:t>
      </w:r>
      <w:r>
        <w:rPr>
          <w:rFonts w:ascii="Times New Roman" w:cs="Times New Roman"/>
        </w:rPr>
        <w:t xml:space="preserve">   </w:t>
      </w:r>
      <w:r w:rsidRPr="00C63AB2">
        <w:rPr>
          <w:rFonts w:ascii="Times New Roman" w:cs="Times New Roman"/>
        </w:rPr>
        <w:t>(6)</w:t>
      </w:r>
      <w:r w:rsidRPr="00C63AB2">
        <w:rPr>
          <w:rFonts w:ascii="Times New Roman" w:hint="eastAsia"/>
        </w:rPr>
        <w:t>偏光显微镜</w:t>
      </w:r>
      <w:r>
        <w:rPr>
          <w:rFonts w:ascii="Times New Roman" w:cs="Times New Roman"/>
        </w:rPr>
        <w:t xml:space="preserve">   </w:t>
      </w:r>
      <w:r w:rsidRPr="00C63AB2">
        <w:rPr>
          <w:rFonts w:ascii="Times New Roman" w:cs="Times New Roman"/>
        </w:rPr>
        <w:t>(7)</w:t>
      </w:r>
      <w:r w:rsidRPr="007C46CD">
        <w:rPr>
          <w:rFonts w:ascii="Times New Roman" w:cs="Times New Roman"/>
        </w:rPr>
        <w:t xml:space="preserve"> </w:t>
      </w:r>
      <w:r w:rsidRPr="00C63AB2">
        <w:rPr>
          <w:rFonts w:ascii="Times New Roman" w:hint="eastAsia"/>
        </w:rPr>
        <w:t>扫描电镜</w:t>
      </w:r>
      <w:r w:rsidRPr="00C63AB2">
        <w:rPr>
          <w:rFonts w:ascii="Times New Roman" w:cs="Times New Roman"/>
        </w:rPr>
        <w:t xml:space="preserve">   (8)</w:t>
      </w:r>
      <w:r w:rsidRPr="007C46CD">
        <w:rPr>
          <w:rFonts w:ascii="Times New Roman" w:cs="Times New Roman"/>
        </w:rPr>
        <w:t xml:space="preserve"> </w:t>
      </w:r>
      <w:r w:rsidRPr="00C63AB2">
        <w:rPr>
          <w:rFonts w:ascii="Times New Roman" w:hint="eastAsia"/>
        </w:rPr>
        <w:t>透射电镜</w:t>
      </w:r>
      <w:r w:rsidRPr="00C63AB2">
        <w:rPr>
          <w:rFonts w:ascii="Times New Roman" w:cs="Times New Roman"/>
        </w:rPr>
        <w:t xml:space="preserve">   (9)SEM   (10)TEM</w:t>
      </w:r>
      <w:r>
        <w:rPr>
          <w:rFonts w:ascii="Times New Roman" w:cs="Times New Roman"/>
        </w:rPr>
        <w:t xml:space="preserve">   (11)</w:t>
      </w:r>
      <w:r w:rsidRPr="00C63AB2">
        <w:rPr>
          <w:rFonts w:ascii="Times New Roman" w:cs="Times New Roman"/>
        </w:rPr>
        <w:t>POM</w:t>
      </w:r>
      <w:r>
        <w:rPr>
          <w:rFonts w:ascii="Times New Roman" w:cs="Times New Roman"/>
        </w:rPr>
        <w:t xml:space="preserve">   (12)AFM   (13) STM   </w:t>
      </w:r>
    </w:p>
    <w:p w:rsidR="00A711CD" w:rsidRDefault="007227FF" w:rsidP="00B74D22">
      <w:pPr>
        <w:rPr>
          <w:rFonts w:ascii="Times New Roman"/>
        </w:rPr>
      </w:pPr>
      <w:r>
        <w:rPr>
          <w:rFonts w:ascii="Times New Roman" w:cs="Times New Roman"/>
          <w:noProof/>
        </w:rPr>
        <w:drawing>
          <wp:anchor distT="0" distB="0" distL="114300" distR="114300" simplePos="0" relativeHeight="251665408" behindDoc="0" locked="0" layoutInCell="1" allowOverlap="1">
            <wp:simplePos x="0" y="0"/>
            <wp:positionH relativeFrom="column">
              <wp:posOffset>-266700</wp:posOffset>
            </wp:positionH>
            <wp:positionV relativeFrom="paragraph">
              <wp:posOffset>389890</wp:posOffset>
            </wp:positionV>
            <wp:extent cx="2196465" cy="1438910"/>
            <wp:effectExtent l="1905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srcRect/>
                    <a:stretch>
                      <a:fillRect/>
                    </a:stretch>
                  </pic:blipFill>
                  <pic:spPr bwMode="auto">
                    <a:xfrm>
                      <a:off x="0" y="0"/>
                      <a:ext cx="2196465" cy="1438910"/>
                    </a:xfrm>
                    <a:prstGeom prst="rect">
                      <a:avLst/>
                    </a:prstGeom>
                    <a:noFill/>
                    <a:ln w="9525">
                      <a:noFill/>
                      <a:miter lim="800000"/>
                      <a:headEnd/>
                      <a:tailEnd/>
                    </a:ln>
                    <a:effectLst/>
                  </pic:spPr>
                </pic:pic>
              </a:graphicData>
            </a:graphic>
          </wp:anchor>
        </w:drawing>
      </w:r>
      <w:r w:rsidR="00A711CD" w:rsidRPr="00C63AB2">
        <w:rPr>
          <w:rFonts w:ascii="Times New Roman" w:hint="eastAsia"/>
        </w:rPr>
        <w:t>分别描述</w:t>
      </w:r>
      <w:r w:rsidR="00C63BEF">
        <w:rPr>
          <w:rFonts w:ascii="Times New Roman" w:hint="eastAsia"/>
        </w:rPr>
        <w:t>四</w:t>
      </w:r>
      <w:r w:rsidR="00A711CD" w:rsidRPr="00C63AB2">
        <w:rPr>
          <w:rFonts w:ascii="Times New Roman" w:hint="eastAsia"/>
        </w:rPr>
        <w:t>张</w:t>
      </w:r>
      <w:r w:rsidR="00C63BEF">
        <w:rPr>
          <w:rFonts w:ascii="Times New Roman" w:hint="eastAsia"/>
        </w:rPr>
        <w:t>图</w:t>
      </w:r>
      <w:r w:rsidR="00A711CD" w:rsidRPr="00C63AB2">
        <w:rPr>
          <w:rFonts w:ascii="Times New Roman" w:hint="eastAsia"/>
        </w:rPr>
        <w:t>所使用的观察手段</w:t>
      </w:r>
      <w:r w:rsidR="00A10B6F">
        <w:rPr>
          <w:rFonts w:ascii="Times New Roman" w:hint="eastAsia"/>
        </w:rPr>
        <w:t>。</w:t>
      </w:r>
      <w:r w:rsidR="00A711CD" w:rsidRPr="00C63AB2">
        <w:rPr>
          <w:rFonts w:ascii="Times New Roman" w:hint="eastAsia"/>
        </w:rPr>
        <w:t>在聚合物研究中有哪些具体应用以及在聚合物形态研究中的区别。</w:t>
      </w:r>
    </w:p>
    <w:p w:rsidR="00E63720" w:rsidRDefault="004F36A2" w:rsidP="00B74D22">
      <w:pPr>
        <w:rPr>
          <w:rFonts w:ascii="Times New Roman"/>
        </w:rPr>
      </w:pPr>
      <w:r w:rsidRPr="004F36A2">
        <w:rPr>
          <w:rFonts w:ascii="Times New Roman" w:cs="Times New Roman"/>
          <w:noProof/>
        </w:rPr>
        <w:pict>
          <v:shape id="_x0000_s1091" type="#_x0000_t202" style="position:absolute;left:0;text-align:left;margin-left:245.1pt;margin-top:11.25pt;width:64.75pt;height:22.8pt;z-index:251681792;mso-height-percent:200;mso-height-percent:200;mso-width-relative:margin;mso-height-relative:margin" stroked="f">
            <v:textbox style="mso-fit-shape-to-text:t">
              <w:txbxContent>
                <w:p w:rsidR="00AA1C33" w:rsidRPr="00AA1C33" w:rsidRDefault="00AA1C33">
                  <w:pPr>
                    <w:rPr>
                      <w:rFonts w:ascii="Times New Roman" w:cs="Times New Roman"/>
                    </w:rPr>
                  </w:pPr>
                  <w:r w:rsidRPr="00AA1C33">
                    <w:rPr>
                      <w:rFonts w:ascii="Times New Roman" w:cs="Times New Roman"/>
                    </w:rPr>
                    <w:t>(</w:t>
                  </w:r>
                  <w:r>
                    <w:rPr>
                      <w:rFonts w:ascii="Times New Roman" w:cs="Times New Roman" w:hint="eastAsia"/>
                    </w:rPr>
                    <w:t>(</w:t>
                  </w:r>
                  <w:r w:rsidRPr="00AA1C33">
                    <w:rPr>
                      <w:rFonts w:ascii="Times New Roman" w:cs="Times New Roman"/>
                    </w:rPr>
                    <w:t>12)AFM</w:t>
                  </w:r>
                </w:p>
              </w:txbxContent>
            </v:textbox>
          </v:shape>
        </w:pict>
      </w:r>
      <w:r w:rsidRPr="004F36A2">
        <w:rPr>
          <w:rFonts w:ascii="Times New Roman" w:cs="Times New Roman"/>
          <w:noProof/>
        </w:rPr>
        <w:pict>
          <v:shape id="_x0000_s1092" type="#_x0000_t202" style="position:absolute;left:0;text-align:left;margin-left:153.9pt;margin-top:11.25pt;width:101.85pt;height:22.8pt;z-index:251682816;mso-height-percent:200;mso-height-percent:200;mso-width-relative:margin;mso-height-relative:margin" stroked="f">
            <v:textbox style="mso-fit-shape-to-text:t">
              <w:txbxContent>
                <w:p w:rsidR="00AA1C33" w:rsidRPr="00AA1C33" w:rsidRDefault="00AA1C33" w:rsidP="00AA1C33">
                  <w:r w:rsidRPr="00C63AB2">
                    <w:rPr>
                      <w:rFonts w:ascii="Times New Roman" w:cs="Times New Roman"/>
                    </w:rPr>
                    <w:t>(3)</w:t>
                  </w:r>
                  <w:r w:rsidRPr="00C63AB2">
                    <w:rPr>
                      <w:rFonts w:ascii="Times New Roman" w:hint="eastAsia"/>
                    </w:rPr>
                    <w:t>原子力显微镜</w:t>
                  </w:r>
                </w:p>
              </w:txbxContent>
            </v:textbox>
          </v:shape>
        </w:pict>
      </w:r>
    </w:p>
    <w:p w:rsidR="00E63720" w:rsidRDefault="00E63720" w:rsidP="00B74D22">
      <w:pPr>
        <w:rPr>
          <w:rFonts w:ascii="Times New Roman"/>
        </w:rPr>
      </w:pPr>
    </w:p>
    <w:p w:rsidR="00E63720" w:rsidRDefault="004F36A2" w:rsidP="00B74D22">
      <w:pPr>
        <w:rPr>
          <w:rFonts w:ascii="Times New Roman"/>
        </w:rPr>
      </w:pPr>
      <w:r>
        <w:rPr>
          <w:rFonts w:ascii="Times New Roman"/>
          <w:noProof/>
        </w:rPr>
        <w:pict>
          <v:shape id="_x0000_s1093" type="#_x0000_t202" style="position:absolute;left:0;text-align:left;margin-left:157.55pt;margin-top:12pt;width:223.05pt;height:22.8pt;z-index:251683840;mso-height-percent:200;mso-height-percent:200;mso-width-relative:margin;mso-height-relative:margin" stroked="f">
            <v:textbox style="mso-fit-shape-to-text:t">
              <w:txbxContent>
                <w:p w:rsidR="00AA1C33" w:rsidRPr="00AA1C33" w:rsidRDefault="00AA1C33" w:rsidP="00AA1C33">
                  <w:r>
                    <w:rPr>
                      <w:rFonts w:hint="eastAsia"/>
                    </w:rPr>
                    <w:t>应用：聚合物材料表面形貌的纳米探针扫描</w:t>
                  </w:r>
                  <w:r w:rsidR="00DE671D">
                    <w:rPr>
                      <w:rFonts w:hint="eastAsia"/>
                    </w:rPr>
                    <w:t>，可以得到材料表面在高度维度上的信息。</w:t>
                  </w:r>
                </w:p>
              </w:txbxContent>
            </v:textbox>
          </v:shape>
        </w:pict>
      </w:r>
    </w:p>
    <w:p w:rsidR="00E63720" w:rsidRDefault="00E63720" w:rsidP="00B74D22">
      <w:pPr>
        <w:rPr>
          <w:rFonts w:ascii="Times New Roman"/>
        </w:rPr>
      </w:pPr>
    </w:p>
    <w:p w:rsidR="00E63720" w:rsidRDefault="00E63720" w:rsidP="00B74D22">
      <w:pPr>
        <w:rPr>
          <w:rFonts w:ascii="Times New Roman"/>
        </w:rPr>
      </w:pPr>
    </w:p>
    <w:p w:rsidR="00E63720" w:rsidRDefault="00E63720" w:rsidP="00B74D22">
      <w:pPr>
        <w:rPr>
          <w:rFonts w:ascii="Times New Roman"/>
        </w:rPr>
      </w:pPr>
    </w:p>
    <w:p w:rsidR="006B0AA1" w:rsidRDefault="006B0AA1" w:rsidP="006B0AA1">
      <w:pPr>
        <w:rPr>
          <w:rFonts w:ascii="Times New Roman" w:cs="Times New Roman"/>
        </w:rPr>
      </w:pPr>
    </w:p>
    <w:p w:rsidR="00A711CD" w:rsidRPr="00A10B6F" w:rsidRDefault="004F36A2" w:rsidP="006B0AA1">
      <w:pPr>
        <w:rPr>
          <w:rFonts w:ascii="Times New Roman" w:cs="Times New Roman"/>
        </w:rPr>
      </w:pPr>
      <w:r>
        <w:rPr>
          <w:rFonts w:ascii="Times New Roman" w:cs="Times New Roman"/>
          <w:noProof/>
        </w:rPr>
        <w:pict>
          <v:shape id="_x0000_s1100" type="#_x0000_t202" style="position:absolute;left:0;text-align:left;margin-left:309.95pt;margin-top:15.75pt;width:54.75pt;height:22.8pt;z-index:251691008;mso-height-percent:200;mso-height-percent:200;mso-width-relative:margin;mso-height-relative:margin" stroked="f">
            <v:textbox style="mso-fit-shape-to-text:t">
              <w:txbxContent>
                <w:p w:rsidR="00DE671D" w:rsidRPr="00AA1C33" w:rsidRDefault="00DE671D" w:rsidP="00DE671D">
                  <w:r w:rsidRPr="00C63AB2">
                    <w:rPr>
                      <w:rFonts w:ascii="Times New Roman" w:cs="Times New Roman"/>
                    </w:rPr>
                    <w:t>(10)TEM</w:t>
                  </w:r>
                </w:p>
              </w:txbxContent>
            </v:textbox>
          </v:shape>
        </w:pict>
      </w:r>
      <w:r>
        <w:rPr>
          <w:rFonts w:ascii="Times New Roman" w:cs="Times New Roman"/>
          <w:noProof/>
        </w:rPr>
        <w:pict>
          <v:shape id="_x0000_s1099" type="#_x0000_t202" style="position:absolute;left:0;text-align:left;margin-left:228.45pt;margin-top:16.85pt;width:78.85pt;height:22.8pt;z-index:251689984;mso-height-percent:200;mso-height-percent:200;mso-width-relative:margin;mso-height-relative:margin" stroked="f">
            <v:textbox style="mso-fit-shape-to-text:t">
              <w:txbxContent>
                <w:p w:rsidR="00DE671D" w:rsidRPr="00DE671D" w:rsidRDefault="00DE671D" w:rsidP="00DE671D">
                  <w:r w:rsidRPr="00C63AB2">
                    <w:rPr>
                      <w:rFonts w:ascii="Times New Roman" w:cs="Times New Roman"/>
                    </w:rPr>
                    <w:t>(8)</w:t>
                  </w:r>
                  <w:r w:rsidRPr="007C46CD">
                    <w:rPr>
                      <w:rFonts w:ascii="Times New Roman" w:cs="Times New Roman"/>
                    </w:rPr>
                    <w:t xml:space="preserve"> </w:t>
                  </w:r>
                  <w:r w:rsidRPr="00C63AB2">
                    <w:rPr>
                      <w:rFonts w:ascii="Times New Roman" w:hint="eastAsia"/>
                    </w:rPr>
                    <w:t>透射电镜</w:t>
                  </w:r>
                </w:p>
              </w:txbxContent>
            </v:textbox>
          </v:shape>
        </w:pict>
      </w:r>
      <w:r>
        <w:rPr>
          <w:rFonts w:ascii="Times New Roman" w:cs="Times New Roman"/>
          <w:noProof/>
        </w:rPr>
        <w:pict>
          <v:shape id="_x0000_s1101" type="#_x0000_t202" style="position:absolute;left:0;text-align:left;margin-left:140.9pt;margin-top:50.55pt;width:306.65pt;height:52.45pt;z-index:251692032;mso-width-relative:margin;mso-height-relative:margin" stroked="f">
            <v:textbox>
              <w:txbxContent>
                <w:p w:rsidR="00DE671D" w:rsidRDefault="00DE671D" w:rsidP="00DE671D">
                  <w:pPr>
                    <w:ind w:right="-153"/>
                    <w:outlineLvl w:val="0"/>
                  </w:pPr>
                  <w:r>
                    <w:rPr>
                      <w:rFonts w:ascii="Times New Roman" w:hint="eastAsia"/>
                    </w:rPr>
                    <w:t>T</w:t>
                  </w:r>
                  <w:r w:rsidRPr="004B52D0">
                    <w:rPr>
                      <w:rFonts w:ascii="Times New Roman"/>
                    </w:rPr>
                    <w:t>EM</w:t>
                  </w:r>
                  <w:r>
                    <w:rPr>
                      <w:rFonts w:ascii="Times New Roman" w:hAnsi="宋体" w:hint="eastAsia"/>
                    </w:rPr>
                    <w:t>:</w:t>
                  </w:r>
                  <w:r w:rsidRPr="004B52D0">
                    <w:rPr>
                      <w:rFonts w:ascii="Times New Roman" w:hAnsi="宋体"/>
                    </w:rPr>
                    <w:t>研究聚合物的</w:t>
                  </w:r>
                  <w:r>
                    <w:rPr>
                      <w:rFonts w:ascii="Times New Roman" w:hAnsi="宋体" w:hint="eastAsia"/>
                    </w:rPr>
                    <w:t>内部结构，可以看到纳米尺度的信息。</w:t>
                  </w:r>
                </w:p>
                <w:p w:rsidR="00DE671D" w:rsidRPr="00AA1C33" w:rsidRDefault="00DE671D" w:rsidP="00DE671D">
                  <w:pPr>
                    <w:ind w:right="-153"/>
                    <w:outlineLvl w:val="0"/>
                  </w:pPr>
                  <w:r>
                    <w:rPr>
                      <w:rFonts w:hint="eastAsia"/>
                    </w:rPr>
                    <w:t>应用：</w:t>
                  </w:r>
                  <w:r>
                    <w:rPr>
                      <w:rFonts w:ascii="Times New Roman" w:hAnsi="宋体" w:hint="eastAsia"/>
                    </w:rPr>
                    <w:t>纳米粒子结构分析等。</w:t>
                  </w:r>
                  <w:r w:rsidRPr="004B52D0">
                    <w:rPr>
                      <w:rFonts w:ascii="Times New Roman" w:hAnsi="宋体"/>
                    </w:rPr>
                    <w:t>纳米粒子在聚合物基体中的分散</w:t>
                  </w:r>
                </w:p>
              </w:txbxContent>
            </v:textbox>
          </v:shape>
        </w:pict>
      </w:r>
      <w:r>
        <w:rPr>
          <w:rFonts w:ascii="Times New Roman" w:cs="Times New Roman"/>
          <w:noProof/>
        </w:rPr>
        <w:pict>
          <v:shape id="_x0000_s1094" type="#_x0000_t202" style="position:absolute;left:0;text-align:left;margin-left:146.5pt;margin-top:18.5pt;width:84.7pt;height:22.8pt;z-index:251684864;mso-height-percent:200;mso-height-percent:200;mso-width-relative:margin;mso-height-relative:margin" stroked="f">
            <v:textbox style="mso-fit-shape-to-text:t">
              <w:txbxContent>
                <w:p w:rsidR="00AA1C33" w:rsidRPr="00AA1C33" w:rsidRDefault="00AA1C33" w:rsidP="00AA1C33">
                  <w:r w:rsidRPr="00C63AB2">
                    <w:rPr>
                      <w:rFonts w:ascii="Times New Roman" w:cs="Times New Roman"/>
                    </w:rPr>
                    <w:t>(2)</w:t>
                  </w:r>
                  <w:r w:rsidRPr="00C63AB2">
                    <w:rPr>
                      <w:rFonts w:ascii="Times New Roman" w:hint="eastAsia"/>
                    </w:rPr>
                    <w:t>电子显微镜</w:t>
                  </w:r>
                </w:p>
              </w:txbxContent>
            </v:textbox>
          </v:shape>
        </w:pict>
      </w:r>
      <w:r w:rsidR="007227FF">
        <w:rPr>
          <w:rFonts w:ascii="Times New Roman" w:cs="Times New Roman"/>
          <w:noProof/>
        </w:rPr>
        <w:drawing>
          <wp:inline distT="0" distB="0" distL="0" distR="0">
            <wp:extent cx="1670050" cy="136398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1670050" cy="1363980"/>
                    </a:xfrm>
                    <a:prstGeom prst="rect">
                      <a:avLst/>
                    </a:prstGeom>
                    <a:noFill/>
                    <a:ln w="9525">
                      <a:noFill/>
                      <a:miter lim="800000"/>
                      <a:headEnd/>
                      <a:tailEnd/>
                    </a:ln>
                  </pic:spPr>
                </pic:pic>
              </a:graphicData>
            </a:graphic>
          </wp:inline>
        </w:drawing>
      </w:r>
    </w:p>
    <w:p w:rsidR="00A711CD" w:rsidRDefault="00A10B6F">
      <w:pPr>
        <w:spacing w:line="360" w:lineRule="auto"/>
        <w:rPr>
          <w:rFonts w:ascii="Times New Roman" w:cs="Times New Roman"/>
        </w:rPr>
      </w:pPr>
      <w:r>
        <w:rPr>
          <w:rFonts w:ascii="Times New Roman" w:cs="Times New Roman" w:hint="eastAsia"/>
        </w:rPr>
        <w:t>（</w:t>
      </w:r>
      <w:r w:rsidR="006B0AA1">
        <w:rPr>
          <w:rFonts w:ascii="Times New Roman" w:cs="Times New Roman" w:hint="eastAsia"/>
        </w:rPr>
        <w:t>b</w:t>
      </w:r>
      <w:r>
        <w:rPr>
          <w:rFonts w:ascii="Times New Roman" w:cs="Times New Roman" w:hint="eastAsia"/>
        </w:rPr>
        <w:t>）</w:t>
      </w:r>
    </w:p>
    <w:p w:rsidR="006B1F2B" w:rsidRDefault="00421654">
      <w:pPr>
        <w:spacing w:line="360" w:lineRule="auto"/>
        <w:rPr>
          <w:rFonts w:ascii="Times New Roman" w:cs="Times New Roman"/>
        </w:rPr>
      </w:pPr>
      <w:r>
        <w:rPr>
          <w:rFonts w:ascii="Times New Roman" w:cs="Times New Roman"/>
          <w:noProof/>
        </w:rPr>
        <w:drawing>
          <wp:anchor distT="0" distB="0" distL="114300" distR="114300" simplePos="0" relativeHeight="251710464" behindDoc="1" locked="0" layoutInCell="1" allowOverlap="1">
            <wp:simplePos x="0" y="0"/>
            <wp:positionH relativeFrom="column">
              <wp:posOffset>-20955</wp:posOffset>
            </wp:positionH>
            <wp:positionV relativeFrom="paragraph">
              <wp:posOffset>46355</wp:posOffset>
            </wp:positionV>
            <wp:extent cx="1724660" cy="1431925"/>
            <wp:effectExtent l="19050" t="0" r="8890" b="0"/>
            <wp:wrapNone/>
            <wp:docPr id="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1724660" cy="1431925"/>
                    </a:xfrm>
                    <a:prstGeom prst="rect">
                      <a:avLst/>
                    </a:prstGeom>
                    <a:noFill/>
                    <a:ln w="9525">
                      <a:noFill/>
                      <a:miter lim="800000"/>
                      <a:headEnd/>
                      <a:tailEnd/>
                    </a:ln>
                    <a:effectLst/>
                  </pic:spPr>
                </pic:pic>
              </a:graphicData>
            </a:graphic>
          </wp:anchor>
        </w:drawing>
      </w:r>
      <w:r w:rsidR="004F36A2">
        <w:rPr>
          <w:rFonts w:ascii="Times New Roman" w:cs="Times New Roman"/>
          <w:noProof/>
        </w:rPr>
        <w:pict>
          <v:shape id="_x0000_s1096" type="#_x0000_t202" style="position:absolute;left:0;text-align:left;margin-left:307.3pt;margin-top:9.3pt;width:54.75pt;height:22.8pt;z-index:251686912;mso-height-percent:200;mso-position-horizontal-relative:text;mso-position-vertical-relative:text;mso-height-percent:200;mso-width-relative:margin;mso-height-relative:margin" stroked="f">
            <v:textbox style="mso-fit-shape-to-text:t">
              <w:txbxContent>
                <w:p w:rsidR="00AA1C33" w:rsidRPr="00AA1C33" w:rsidRDefault="00AA1C33" w:rsidP="00AA1C33">
                  <w:r w:rsidRPr="00C63AB2">
                    <w:rPr>
                      <w:rFonts w:ascii="Times New Roman" w:cs="Times New Roman"/>
                    </w:rPr>
                    <w:t>(9)SEM</w:t>
                  </w:r>
                </w:p>
              </w:txbxContent>
            </v:textbox>
          </v:shape>
        </w:pict>
      </w:r>
      <w:r w:rsidR="004F36A2">
        <w:rPr>
          <w:rFonts w:ascii="Times New Roman" w:cs="Times New Roman"/>
          <w:noProof/>
        </w:rPr>
        <w:pict>
          <v:shape id="_x0000_s1095" type="#_x0000_t202" style="position:absolute;left:0;text-align:left;margin-left:228.45pt;margin-top:9.3pt;width:84.7pt;height:22.8pt;z-index:251685888;mso-height-percent:200;mso-position-horizontal-relative:text;mso-position-vertical-relative:text;mso-height-percent:200;mso-width-relative:margin;mso-height-relative:margin" stroked="f">
            <v:textbox style="mso-fit-shape-to-text:t">
              <w:txbxContent>
                <w:p w:rsidR="00AA1C33" w:rsidRPr="00AA1C33" w:rsidRDefault="00AA1C33" w:rsidP="00AA1C33">
                  <w:r w:rsidRPr="00C63AB2">
                    <w:rPr>
                      <w:rFonts w:ascii="Times New Roman" w:cs="Times New Roman"/>
                    </w:rPr>
                    <w:t>(7)</w:t>
                  </w:r>
                  <w:r w:rsidRPr="007C46CD">
                    <w:rPr>
                      <w:rFonts w:ascii="Times New Roman" w:cs="Times New Roman"/>
                    </w:rPr>
                    <w:t xml:space="preserve"> </w:t>
                  </w:r>
                  <w:r w:rsidRPr="00C63AB2">
                    <w:rPr>
                      <w:rFonts w:ascii="Times New Roman" w:hint="eastAsia"/>
                    </w:rPr>
                    <w:t>扫描电镜</w:t>
                  </w:r>
                </w:p>
              </w:txbxContent>
            </v:textbox>
          </v:shape>
        </w:pict>
      </w:r>
      <w:r w:rsidR="004F36A2">
        <w:rPr>
          <w:rFonts w:ascii="Times New Roman" w:cs="Times New Roman"/>
          <w:noProof/>
        </w:rPr>
        <w:pict>
          <v:shape id="_x0000_s1098" type="#_x0000_t202" style="position:absolute;left:0;text-align:left;margin-left:146.5pt;margin-top:10.35pt;width:84.7pt;height:22.8pt;z-index:251688960;mso-height-percent:200;mso-position-horizontal-relative:text;mso-position-vertical-relative:text;mso-height-percent:200;mso-width-relative:margin;mso-height-relative:margin" stroked="f">
            <v:textbox style="mso-fit-shape-to-text:t">
              <w:txbxContent>
                <w:p w:rsidR="00DE671D" w:rsidRPr="00AA1C33" w:rsidRDefault="00DE671D" w:rsidP="00DE671D">
                  <w:r w:rsidRPr="00C63AB2">
                    <w:rPr>
                      <w:rFonts w:ascii="Times New Roman" w:cs="Times New Roman"/>
                    </w:rPr>
                    <w:t>(2)</w:t>
                  </w:r>
                  <w:r w:rsidRPr="00C63AB2">
                    <w:rPr>
                      <w:rFonts w:ascii="Times New Roman" w:hint="eastAsia"/>
                    </w:rPr>
                    <w:t>电子显微镜</w:t>
                  </w:r>
                </w:p>
              </w:txbxContent>
            </v:textbox>
          </v:shape>
        </w:pict>
      </w:r>
    </w:p>
    <w:p w:rsidR="006B1F2B" w:rsidRDefault="004F36A2">
      <w:pPr>
        <w:spacing w:line="360" w:lineRule="auto"/>
        <w:rPr>
          <w:rFonts w:ascii="Times New Roman" w:cs="Times New Roman"/>
        </w:rPr>
      </w:pPr>
      <w:r>
        <w:rPr>
          <w:rFonts w:ascii="Times New Roman" w:cs="Times New Roman"/>
          <w:noProof/>
        </w:rPr>
        <w:pict>
          <v:shape id="_x0000_s1097" type="#_x0000_t202" style="position:absolute;left:0;text-align:left;margin-left:140.9pt;margin-top:15.25pt;width:306.65pt;height:52.45pt;z-index:251687936;mso-width-relative:margin;mso-height-relative:margin" stroked="f">
            <v:textbox>
              <w:txbxContent>
                <w:p w:rsidR="00AA1C33" w:rsidRDefault="00AA1C33" w:rsidP="00AA1C33">
                  <w:pPr>
                    <w:ind w:right="-153"/>
                    <w:outlineLvl w:val="0"/>
                  </w:pPr>
                  <w:r w:rsidRPr="004B52D0">
                    <w:rPr>
                      <w:rFonts w:ascii="Times New Roman"/>
                    </w:rPr>
                    <w:t>SEM</w:t>
                  </w:r>
                  <w:r>
                    <w:rPr>
                      <w:rFonts w:ascii="Times New Roman" w:hAnsi="宋体" w:hint="eastAsia"/>
                    </w:rPr>
                    <w:t>:</w:t>
                  </w:r>
                  <w:r w:rsidRPr="004B52D0">
                    <w:rPr>
                      <w:rFonts w:ascii="Times New Roman" w:hAnsi="宋体"/>
                    </w:rPr>
                    <w:t>研究聚合物的表面或断面</w:t>
                  </w:r>
                  <w:r w:rsidR="00DE671D">
                    <w:rPr>
                      <w:rFonts w:ascii="Times New Roman" w:hAnsi="宋体" w:hint="eastAsia"/>
                    </w:rPr>
                    <w:t>，可以看到纳米尺度的信息。</w:t>
                  </w:r>
                </w:p>
                <w:p w:rsidR="00AA1C33" w:rsidRPr="00AA1C33" w:rsidRDefault="00AA1C33" w:rsidP="00AA1C33">
                  <w:pPr>
                    <w:ind w:right="-153"/>
                    <w:outlineLvl w:val="0"/>
                  </w:pPr>
                  <w:r>
                    <w:rPr>
                      <w:rFonts w:hint="eastAsia"/>
                    </w:rPr>
                    <w:t>应用：</w:t>
                  </w:r>
                  <w:r w:rsidRPr="004B52D0">
                    <w:rPr>
                      <w:rFonts w:ascii="Times New Roman" w:hAnsi="宋体"/>
                    </w:rPr>
                    <w:t>聚合物共混物的相行为和形态研究、纳米粒子在聚合物基体中的分散、聚合物的力学断裂机理、聚合物的降解机理</w:t>
                  </w:r>
                  <w:r w:rsidR="00DE671D">
                    <w:rPr>
                      <w:rFonts w:ascii="Times New Roman" w:hAnsi="宋体" w:hint="eastAsia"/>
                    </w:rPr>
                    <w:t>等。</w:t>
                  </w:r>
                </w:p>
              </w:txbxContent>
            </v:textbox>
          </v:shape>
        </w:pict>
      </w:r>
    </w:p>
    <w:p w:rsidR="006B1F2B" w:rsidRDefault="006B1F2B">
      <w:pPr>
        <w:spacing w:line="360" w:lineRule="auto"/>
        <w:rPr>
          <w:rFonts w:ascii="Times New Roman" w:cs="Times New Roman"/>
        </w:rPr>
      </w:pPr>
    </w:p>
    <w:p w:rsidR="006B1F2B" w:rsidRDefault="006B1F2B">
      <w:pPr>
        <w:spacing w:line="360" w:lineRule="auto"/>
        <w:rPr>
          <w:rFonts w:ascii="Times New Roman" w:cs="Times New Roman"/>
        </w:rPr>
      </w:pPr>
    </w:p>
    <w:p w:rsidR="00655E2E" w:rsidRDefault="00655E2E">
      <w:pPr>
        <w:spacing w:line="360" w:lineRule="auto"/>
        <w:rPr>
          <w:rFonts w:ascii="Times New Roman" w:cs="Times New Roman"/>
        </w:rPr>
      </w:pPr>
    </w:p>
    <w:p w:rsidR="006B0AA1" w:rsidRPr="00586C9A" w:rsidRDefault="006B0AA1">
      <w:pPr>
        <w:spacing w:line="360" w:lineRule="auto"/>
        <w:rPr>
          <w:rFonts w:ascii="Times New Roman" w:cs="Times New Roman"/>
        </w:rPr>
      </w:pPr>
      <w:r>
        <w:rPr>
          <w:rFonts w:ascii="Times New Roman" w:cs="Times New Roman" w:hint="eastAsia"/>
        </w:rPr>
        <w:t>（</w:t>
      </w:r>
      <w:r>
        <w:rPr>
          <w:rFonts w:ascii="Times New Roman" w:cs="Times New Roman" w:hint="eastAsia"/>
        </w:rPr>
        <w:t>c</w:t>
      </w:r>
      <w:r>
        <w:rPr>
          <w:rFonts w:ascii="Times New Roman" w:cs="Times New Roman" w:hint="eastAsia"/>
        </w:rPr>
        <w:t>）</w:t>
      </w:r>
    </w:p>
    <w:p w:rsidR="006B0AA1" w:rsidRDefault="004F36A2" w:rsidP="006B0AA1">
      <w:pPr>
        <w:spacing w:line="360" w:lineRule="auto"/>
        <w:rPr>
          <w:rFonts w:ascii="Times New Roman" w:cs="Times New Roman"/>
        </w:rPr>
      </w:pPr>
      <w:r>
        <w:rPr>
          <w:rFonts w:ascii="Times New Roman" w:cs="Times New Roman"/>
          <w:noProof/>
        </w:rPr>
        <w:pict>
          <v:shape id="_x0000_s1106" type="#_x0000_t202" style="position:absolute;left:0;text-align:left;margin-left:146.5pt;margin-top:42.65pt;width:306.65pt;height:52.45pt;z-index:251696128;mso-width-relative:margin;mso-height-relative:margin" stroked="f">
            <v:textbox>
              <w:txbxContent>
                <w:p w:rsidR="00DE671D" w:rsidRDefault="00DE671D" w:rsidP="00DE671D">
                  <w:pPr>
                    <w:ind w:right="-153"/>
                    <w:outlineLvl w:val="0"/>
                  </w:pPr>
                  <w:r>
                    <w:rPr>
                      <w:rFonts w:ascii="Times New Roman" w:hint="eastAsia"/>
                    </w:rPr>
                    <w:t>POM</w:t>
                  </w:r>
                  <w:r>
                    <w:rPr>
                      <w:rFonts w:ascii="Times New Roman" w:hAnsi="宋体" w:hint="eastAsia"/>
                    </w:rPr>
                    <w:t>:</w:t>
                  </w:r>
                  <w:r>
                    <w:rPr>
                      <w:rFonts w:ascii="Times New Roman" w:hAnsi="宋体" w:hint="eastAsia"/>
                    </w:rPr>
                    <w:t>在微米尺度观察聚合物球晶的形貌及生长</w:t>
                  </w:r>
                </w:p>
                <w:p w:rsidR="00DE671D" w:rsidRPr="00AA1C33" w:rsidRDefault="00DE671D" w:rsidP="00DE671D">
                  <w:pPr>
                    <w:ind w:right="-153"/>
                    <w:outlineLvl w:val="0"/>
                  </w:pPr>
                  <w:r>
                    <w:rPr>
                      <w:rFonts w:hint="eastAsia"/>
                    </w:rPr>
                    <w:t>应用：</w:t>
                  </w:r>
                  <w:r>
                    <w:rPr>
                      <w:rFonts w:ascii="Times New Roman" w:hAnsi="宋体" w:hint="eastAsia"/>
                    </w:rPr>
                    <w:t>聚合物球晶的形貌及生长</w:t>
                  </w:r>
                </w:p>
              </w:txbxContent>
            </v:textbox>
          </v:shape>
        </w:pict>
      </w:r>
      <w:r>
        <w:rPr>
          <w:rFonts w:ascii="Times New Roman" w:cs="Times New Roman"/>
          <w:noProof/>
        </w:rPr>
        <w:pict>
          <v:shape id="_x0000_s1105" type="#_x0000_t202" style="position:absolute;left:0;text-align:left;margin-left:326.65pt;margin-top:6.45pt;width:61.85pt;height:22.8pt;z-index:251695104;mso-height-percent:200;mso-height-percent:200;mso-width-relative:margin;mso-height-relative:margin" stroked="f">
            <v:textbox style="mso-fit-shape-to-text:t">
              <w:txbxContent>
                <w:p w:rsidR="00DE671D" w:rsidRPr="00DE671D" w:rsidRDefault="00DE671D" w:rsidP="00DE671D">
                  <w:r w:rsidRPr="00C63AB2">
                    <w:rPr>
                      <w:rFonts w:ascii="Times New Roman" w:cs="Times New Roman"/>
                    </w:rPr>
                    <w:t>(</w:t>
                  </w:r>
                  <w:r>
                    <w:rPr>
                      <w:rFonts w:ascii="Times New Roman" w:cs="Times New Roman" w:hint="eastAsia"/>
                    </w:rPr>
                    <w:t>11</w:t>
                  </w:r>
                  <w:r w:rsidRPr="00C63AB2">
                    <w:rPr>
                      <w:rFonts w:ascii="Times New Roman" w:cs="Times New Roman"/>
                    </w:rPr>
                    <w:t>)</w:t>
                  </w:r>
                  <w:r>
                    <w:rPr>
                      <w:rFonts w:ascii="Times New Roman" w:cs="Times New Roman" w:hint="eastAsia"/>
                    </w:rPr>
                    <w:t xml:space="preserve"> </w:t>
                  </w:r>
                  <w:r>
                    <w:rPr>
                      <w:rFonts w:ascii="Times New Roman" w:hint="eastAsia"/>
                    </w:rPr>
                    <w:t>POM</w:t>
                  </w:r>
                </w:p>
              </w:txbxContent>
            </v:textbox>
          </v:shape>
        </w:pict>
      </w:r>
      <w:r>
        <w:rPr>
          <w:rFonts w:ascii="Times New Roman" w:cs="Times New Roman"/>
          <w:noProof/>
        </w:rPr>
        <w:pict>
          <v:shape id="_x0000_s1103" type="#_x0000_t202" style="position:absolute;left:0;text-align:left;margin-left:235.05pt;margin-top:6.45pt;width:84.7pt;height:22.8pt;z-index:251694080;mso-height-percent:200;mso-height-percent:200;mso-width-relative:margin;mso-height-relative:margin" stroked="f">
            <v:textbox style="mso-fit-shape-to-text:t">
              <w:txbxContent>
                <w:p w:rsidR="00DE671D" w:rsidRPr="00DE671D" w:rsidRDefault="00DE671D" w:rsidP="00DE671D">
                  <w:r w:rsidRPr="00C63AB2">
                    <w:rPr>
                      <w:rFonts w:ascii="Times New Roman" w:cs="Times New Roman"/>
                    </w:rPr>
                    <w:t>(6)</w:t>
                  </w:r>
                  <w:r w:rsidRPr="00C63AB2">
                    <w:rPr>
                      <w:rFonts w:ascii="Times New Roman" w:hint="eastAsia"/>
                    </w:rPr>
                    <w:t>偏光显微镜</w:t>
                  </w:r>
                </w:p>
              </w:txbxContent>
            </v:textbox>
          </v:shape>
        </w:pict>
      </w:r>
      <w:r>
        <w:rPr>
          <w:rFonts w:ascii="Times New Roman" w:cs="Times New Roman"/>
          <w:noProof/>
        </w:rPr>
        <w:pict>
          <v:shape id="_x0000_s1102" type="#_x0000_t202" style="position:absolute;left:0;text-align:left;margin-left:153.9pt;margin-top:6.45pt;width:84.7pt;height:22.8pt;z-index:251693056;mso-height-percent:200;mso-height-percent:200;mso-width-relative:margin;mso-height-relative:margin" stroked="f">
            <v:textbox style="mso-fit-shape-to-text:t">
              <w:txbxContent>
                <w:p w:rsidR="00DE671D" w:rsidRPr="00DE671D" w:rsidRDefault="00DE671D" w:rsidP="00DE671D">
                  <w:r w:rsidRPr="00C63AB2">
                    <w:rPr>
                      <w:rFonts w:ascii="Times New Roman" w:cs="Times New Roman"/>
                    </w:rPr>
                    <w:t>(1)</w:t>
                  </w:r>
                  <w:r w:rsidRPr="00C63AB2">
                    <w:rPr>
                      <w:rFonts w:ascii="Times New Roman" w:hint="eastAsia"/>
                    </w:rPr>
                    <w:t>光学显微镜</w:t>
                  </w:r>
                </w:p>
              </w:txbxContent>
            </v:textbox>
          </v:shape>
        </w:pict>
      </w:r>
      <w:r w:rsidR="007227FF">
        <w:rPr>
          <w:rFonts w:ascii="Times New Roman" w:cs="Times New Roman"/>
          <w:noProof/>
        </w:rPr>
        <w:drawing>
          <wp:inline distT="0" distB="0" distL="0" distR="0">
            <wp:extent cx="1684020" cy="1263015"/>
            <wp:effectExtent l="19050" t="0" r="0" b="0"/>
            <wp:docPr id="46" name="图片 46" descr="neat PHBV-iso85oC-12min-10X-070316-2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eat PHBV-iso85oC-12min-10X-070316-2 copy"/>
                    <pic:cNvPicPr>
                      <a:picLocks noChangeAspect="1" noChangeArrowheads="1"/>
                    </pic:cNvPicPr>
                  </pic:nvPicPr>
                  <pic:blipFill>
                    <a:blip r:embed="rId32" cstate="print"/>
                    <a:srcRect/>
                    <a:stretch>
                      <a:fillRect/>
                    </a:stretch>
                  </pic:blipFill>
                  <pic:spPr bwMode="auto">
                    <a:xfrm>
                      <a:off x="0" y="0"/>
                      <a:ext cx="1684020" cy="1263015"/>
                    </a:xfrm>
                    <a:prstGeom prst="rect">
                      <a:avLst/>
                    </a:prstGeom>
                    <a:noFill/>
                    <a:ln w="9525">
                      <a:noFill/>
                      <a:miter lim="800000"/>
                      <a:headEnd/>
                      <a:tailEnd/>
                    </a:ln>
                  </pic:spPr>
                </pic:pic>
              </a:graphicData>
            </a:graphic>
          </wp:inline>
        </w:drawing>
      </w:r>
    </w:p>
    <w:p w:rsidR="00A711CD" w:rsidRPr="006B0AA1" w:rsidRDefault="006B0AA1" w:rsidP="006B0AA1">
      <w:pPr>
        <w:spacing w:line="360" w:lineRule="auto"/>
        <w:rPr>
          <w:rFonts w:ascii="Times New Roman" w:cs="Times New Roman"/>
        </w:rPr>
      </w:pPr>
      <w:r>
        <w:rPr>
          <w:rFonts w:hAnsi="宋体" w:cs="Times New Roman" w:hint="eastAsia"/>
          <w:sz w:val="24"/>
          <w:szCs w:val="24"/>
        </w:rPr>
        <w:t>(d)</w:t>
      </w:r>
    </w:p>
    <w:sectPr w:rsidR="00A711CD" w:rsidRPr="006B0AA1" w:rsidSect="00B7456D">
      <w:footerReference w:type="default" r:id="rId33"/>
      <w:pgSz w:w="10319" w:h="14572" w:code="13"/>
      <w:pgMar w:top="720" w:right="720" w:bottom="720" w:left="720" w:header="851" w:footer="397" w:gutter="0"/>
      <w:paperSrc w:first="15" w:other="15"/>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1D4B" w:rsidRDefault="00211D4B">
      <w:pPr>
        <w:rPr>
          <w:rFonts w:cs="Times New Roman"/>
        </w:rPr>
      </w:pPr>
      <w:r>
        <w:rPr>
          <w:rFonts w:cs="Times New Roman"/>
        </w:rPr>
        <w:separator/>
      </w:r>
    </w:p>
  </w:endnote>
  <w:endnote w:type="continuationSeparator" w:id="1">
    <w:p w:rsidR="00211D4B" w:rsidRDefault="00211D4B">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11CD" w:rsidRDefault="00A711CD">
    <w:pPr>
      <w:pStyle w:val="a3"/>
      <w:framePr w:wrap="auto" w:vAnchor="text" w:hAnchor="margin" w:xAlign="center" w:y="1"/>
      <w:rPr>
        <w:rStyle w:val="a4"/>
        <w:rFonts w:cs="Times New Roman"/>
        <w:sz w:val="24"/>
        <w:szCs w:val="24"/>
      </w:rPr>
    </w:pPr>
    <w:r>
      <w:rPr>
        <w:rStyle w:val="a4"/>
        <w:rFonts w:hint="eastAsia"/>
        <w:sz w:val="24"/>
        <w:szCs w:val="24"/>
      </w:rPr>
      <w:t>第</w:t>
    </w:r>
    <w:r>
      <w:rPr>
        <w:rStyle w:val="a4"/>
        <w:sz w:val="24"/>
        <w:szCs w:val="24"/>
      </w:rPr>
      <w:t xml:space="preserve"> </w:t>
    </w:r>
    <w:r w:rsidR="004F36A2">
      <w:rPr>
        <w:rStyle w:val="a4"/>
        <w:sz w:val="24"/>
        <w:szCs w:val="24"/>
      </w:rPr>
      <w:fldChar w:fldCharType="begin"/>
    </w:r>
    <w:r>
      <w:rPr>
        <w:rStyle w:val="a4"/>
        <w:sz w:val="24"/>
        <w:szCs w:val="24"/>
      </w:rPr>
      <w:instrText xml:space="preserve">PAGE  </w:instrText>
    </w:r>
    <w:r w:rsidR="004F36A2">
      <w:rPr>
        <w:rStyle w:val="a4"/>
        <w:sz w:val="24"/>
        <w:szCs w:val="24"/>
      </w:rPr>
      <w:fldChar w:fldCharType="separate"/>
    </w:r>
    <w:r w:rsidR="0045415A">
      <w:rPr>
        <w:rStyle w:val="a4"/>
        <w:noProof/>
        <w:sz w:val="24"/>
        <w:szCs w:val="24"/>
      </w:rPr>
      <w:t>1</w:t>
    </w:r>
    <w:r w:rsidR="004F36A2">
      <w:rPr>
        <w:rStyle w:val="a4"/>
        <w:sz w:val="24"/>
        <w:szCs w:val="24"/>
      </w:rPr>
      <w:fldChar w:fldCharType="end"/>
    </w:r>
    <w:r>
      <w:rPr>
        <w:rStyle w:val="a4"/>
        <w:sz w:val="24"/>
        <w:szCs w:val="24"/>
      </w:rPr>
      <w:t xml:space="preserve"> </w:t>
    </w:r>
    <w:r>
      <w:rPr>
        <w:rStyle w:val="a4"/>
        <w:rFonts w:hint="eastAsia"/>
        <w:sz w:val="24"/>
        <w:szCs w:val="24"/>
      </w:rPr>
      <w:t>页</w:t>
    </w:r>
  </w:p>
  <w:p w:rsidR="00A711CD" w:rsidRDefault="00A711CD">
    <w:pPr>
      <w:pStyle w:val="a3"/>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1D4B" w:rsidRDefault="00211D4B">
      <w:pPr>
        <w:rPr>
          <w:rFonts w:cs="Times New Roman"/>
        </w:rPr>
      </w:pPr>
      <w:r>
        <w:rPr>
          <w:rFonts w:cs="Times New Roman"/>
        </w:rPr>
        <w:separator/>
      </w:r>
    </w:p>
  </w:footnote>
  <w:footnote w:type="continuationSeparator" w:id="1">
    <w:p w:rsidR="00211D4B" w:rsidRDefault="00211D4B">
      <w:pPr>
        <w:rPr>
          <w:rFonts w:cs="Times New Roman"/>
        </w:rPr>
      </w:pPr>
      <w:r>
        <w:rPr>
          <w:rFonts w:cs="Times New Roman"/>
        </w:rP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11B68"/>
    <w:multiLevelType w:val="hybridMultilevel"/>
    <w:tmpl w:val="08C49970"/>
    <w:lvl w:ilvl="0" w:tplc="92E86E8A">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nsid w:val="34D464E3"/>
    <w:multiLevelType w:val="hybridMultilevel"/>
    <w:tmpl w:val="09AC6756"/>
    <w:lvl w:ilvl="0" w:tplc="82660FA2">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nsid w:val="4C1D43C2"/>
    <w:multiLevelType w:val="hybridMultilevel"/>
    <w:tmpl w:val="140C6710"/>
    <w:lvl w:ilvl="0" w:tplc="E09434B2">
      <w:start w:val="1"/>
      <w:numFmt w:val="upperLetter"/>
      <w:lvlText w:val="%1．"/>
      <w:lvlJc w:val="left"/>
      <w:pPr>
        <w:ind w:left="675" w:hanging="360"/>
      </w:pPr>
      <w:rPr>
        <w:rFonts w:hint="default"/>
      </w:rPr>
    </w:lvl>
    <w:lvl w:ilvl="1" w:tplc="04090019">
      <w:start w:val="1"/>
      <w:numFmt w:val="lowerLetter"/>
      <w:lvlText w:val="%2)"/>
      <w:lvlJc w:val="left"/>
      <w:pPr>
        <w:ind w:left="1155" w:hanging="420"/>
      </w:pPr>
    </w:lvl>
    <w:lvl w:ilvl="2" w:tplc="0409001B">
      <w:start w:val="1"/>
      <w:numFmt w:val="lowerRoman"/>
      <w:lvlText w:val="%3."/>
      <w:lvlJc w:val="right"/>
      <w:pPr>
        <w:ind w:left="1575" w:hanging="420"/>
      </w:pPr>
    </w:lvl>
    <w:lvl w:ilvl="3" w:tplc="0409000F">
      <w:start w:val="1"/>
      <w:numFmt w:val="decimal"/>
      <w:lvlText w:val="%4."/>
      <w:lvlJc w:val="left"/>
      <w:pPr>
        <w:ind w:left="1995" w:hanging="420"/>
      </w:pPr>
    </w:lvl>
    <w:lvl w:ilvl="4" w:tplc="04090019">
      <w:start w:val="1"/>
      <w:numFmt w:val="lowerLetter"/>
      <w:lvlText w:val="%5)"/>
      <w:lvlJc w:val="left"/>
      <w:pPr>
        <w:ind w:left="2415" w:hanging="420"/>
      </w:pPr>
    </w:lvl>
    <w:lvl w:ilvl="5" w:tplc="0409001B">
      <w:start w:val="1"/>
      <w:numFmt w:val="lowerRoman"/>
      <w:lvlText w:val="%6."/>
      <w:lvlJc w:val="right"/>
      <w:pPr>
        <w:ind w:left="2835" w:hanging="420"/>
      </w:pPr>
    </w:lvl>
    <w:lvl w:ilvl="6" w:tplc="0409000F">
      <w:start w:val="1"/>
      <w:numFmt w:val="decimal"/>
      <w:lvlText w:val="%7."/>
      <w:lvlJc w:val="left"/>
      <w:pPr>
        <w:ind w:left="3255" w:hanging="420"/>
      </w:pPr>
    </w:lvl>
    <w:lvl w:ilvl="7" w:tplc="04090019">
      <w:start w:val="1"/>
      <w:numFmt w:val="lowerLetter"/>
      <w:lvlText w:val="%8)"/>
      <w:lvlJc w:val="left"/>
      <w:pPr>
        <w:ind w:left="3675" w:hanging="420"/>
      </w:pPr>
    </w:lvl>
    <w:lvl w:ilvl="8" w:tplc="0409001B">
      <w:start w:val="1"/>
      <w:numFmt w:val="lowerRoman"/>
      <w:lvlText w:val="%9."/>
      <w:lvlJc w:val="right"/>
      <w:pPr>
        <w:ind w:left="4095" w:hanging="420"/>
      </w:pPr>
    </w:lvl>
  </w:abstractNum>
  <w:abstractNum w:abstractNumId="3">
    <w:nsid w:val="4CF048A3"/>
    <w:multiLevelType w:val="hybridMultilevel"/>
    <w:tmpl w:val="BB9825BA"/>
    <w:lvl w:ilvl="0" w:tplc="3CD07AC0">
      <w:start w:val="1"/>
      <w:numFmt w:val="upperLetter"/>
      <w:lvlText w:val="%1．"/>
      <w:lvlJc w:val="left"/>
      <w:pPr>
        <w:ind w:left="690" w:hanging="375"/>
      </w:pPr>
      <w:rPr>
        <w:rFonts w:hint="default"/>
      </w:rPr>
    </w:lvl>
    <w:lvl w:ilvl="1" w:tplc="04090019">
      <w:start w:val="1"/>
      <w:numFmt w:val="lowerLetter"/>
      <w:lvlText w:val="%2)"/>
      <w:lvlJc w:val="left"/>
      <w:pPr>
        <w:ind w:left="1155" w:hanging="420"/>
      </w:pPr>
    </w:lvl>
    <w:lvl w:ilvl="2" w:tplc="0409001B">
      <w:start w:val="1"/>
      <w:numFmt w:val="lowerRoman"/>
      <w:lvlText w:val="%3."/>
      <w:lvlJc w:val="right"/>
      <w:pPr>
        <w:ind w:left="1575" w:hanging="420"/>
      </w:pPr>
    </w:lvl>
    <w:lvl w:ilvl="3" w:tplc="0409000F">
      <w:start w:val="1"/>
      <w:numFmt w:val="decimal"/>
      <w:lvlText w:val="%4."/>
      <w:lvlJc w:val="left"/>
      <w:pPr>
        <w:ind w:left="1995" w:hanging="420"/>
      </w:pPr>
    </w:lvl>
    <w:lvl w:ilvl="4" w:tplc="04090019">
      <w:start w:val="1"/>
      <w:numFmt w:val="lowerLetter"/>
      <w:lvlText w:val="%5)"/>
      <w:lvlJc w:val="left"/>
      <w:pPr>
        <w:ind w:left="2415" w:hanging="420"/>
      </w:pPr>
    </w:lvl>
    <w:lvl w:ilvl="5" w:tplc="0409001B">
      <w:start w:val="1"/>
      <w:numFmt w:val="lowerRoman"/>
      <w:lvlText w:val="%6."/>
      <w:lvlJc w:val="right"/>
      <w:pPr>
        <w:ind w:left="2835" w:hanging="420"/>
      </w:pPr>
    </w:lvl>
    <w:lvl w:ilvl="6" w:tplc="0409000F">
      <w:start w:val="1"/>
      <w:numFmt w:val="decimal"/>
      <w:lvlText w:val="%7."/>
      <w:lvlJc w:val="left"/>
      <w:pPr>
        <w:ind w:left="3255" w:hanging="420"/>
      </w:pPr>
    </w:lvl>
    <w:lvl w:ilvl="7" w:tplc="04090019">
      <w:start w:val="1"/>
      <w:numFmt w:val="lowerLetter"/>
      <w:lvlText w:val="%8)"/>
      <w:lvlJc w:val="left"/>
      <w:pPr>
        <w:ind w:left="3675" w:hanging="420"/>
      </w:pPr>
    </w:lvl>
    <w:lvl w:ilvl="8" w:tplc="0409001B">
      <w:start w:val="1"/>
      <w:numFmt w:val="lowerRoman"/>
      <w:lvlText w:val="%9."/>
      <w:lvlJc w:val="right"/>
      <w:pPr>
        <w:ind w:left="4095" w:hanging="420"/>
      </w:pPr>
    </w:lvl>
  </w:abstractNum>
  <w:abstractNum w:abstractNumId="4">
    <w:nsid w:val="510D175B"/>
    <w:multiLevelType w:val="hybridMultilevel"/>
    <w:tmpl w:val="6E82D076"/>
    <w:lvl w:ilvl="0" w:tplc="957A0716">
      <w:start w:val="1"/>
      <w:numFmt w:val="upperLetter"/>
      <w:lvlText w:val="%1."/>
      <w:lvlJc w:val="left"/>
      <w:pPr>
        <w:tabs>
          <w:tab w:val="num" w:pos="360"/>
        </w:tabs>
        <w:ind w:left="360" w:hanging="360"/>
      </w:pPr>
      <w:rPr>
        <w:rFonts w:hint="eastAsia"/>
        <w:b/>
        <w:bCs/>
      </w:rPr>
    </w:lvl>
    <w:lvl w:ilvl="1" w:tplc="034A7F44">
      <w:start w:val="6"/>
      <w:numFmt w:val="decimal"/>
      <w:lvlText w:val="%2."/>
      <w:lvlJc w:val="left"/>
      <w:pPr>
        <w:tabs>
          <w:tab w:val="num" w:pos="780"/>
        </w:tabs>
        <w:ind w:left="780" w:hanging="360"/>
      </w:pPr>
      <w:rPr>
        <w:rFonts w:hint="eastAsia"/>
      </w:rPr>
    </w:lvl>
    <w:lvl w:ilvl="2" w:tplc="09463DBE">
      <w:start w:val="1"/>
      <w:numFmt w:val="decimal"/>
      <w:lvlText w:val="（%3）"/>
      <w:lvlJc w:val="left"/>
      <w:pPr>
        <w:tabs>
          <w:tab w:val="num" w:pos="1560"/>
        </w:tabs>
        <w:ind w:left="1560" w:hanging="720"/>
      </w:pPr>
      <w:rPr>
        <w:rFonts w:hint="eastAsia"/>
      </w:rPr>
    </w:lvl>
    <w:lvl w:ilvl="3" w:tplc="E48A4720">
      <w:start w:val="1"/>
      <w:numFmt w:val="decimal"/>
      <w:lvlText w:val="%4．"/>
      <w:lvlJc w:val="left"/>
      <w:pPr>
        <w:tabs>
          <w:tab w:val="num" w:pos="1620"/>
        </w:tabs>
        <w:ind w:left="1620" w:hanging="360"/>
      </w:pPr>
      <w:rPr>
        <w:rFonts w:hint="eastAsia"/>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5">
    <w:nsid w:val="56CA38C9"/>
    <w:multiLevelType w:val="hybridMultilevel"/>
    <w:tmpl w:val="7FCAFFCA"/>
    <w:lvl w:ilvl="0" w:tplc="779AB202">
      <w:start w:val="1"/>
      <w:numFmt w:val="lowerLetter"/>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58661CF5"/>
    <w:multiLevelType w:val="hybridMultilevel"/>
    <w:tmpl w:val="B056468A"/>
    <w:lvl w:ilvl="0" w:tplc="2DFC993A">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7">
    <w:nsid w:val="59D03B1E"/>
    <w:multiLevelType w:val="hybridMultilevel"/>
    <w:tmpl w:val="B7F27264"/>
    <w:lvl w:ilvl="0" w:tplc="4EFA64AC">
      <w:start w:val="4"/>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8">
    <w:nsid w:val="5AD44131"/>
    <w:multiLevelType w:val="hybridMultilevel"/>
    <w:tmpl w:val="823A8CF6"/>
    <w:lvl w:ilvl="0" w:tplc="5DC6C87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nsid w:val="76A84B06"/>
    <w:multiLevelType w:val="hybridMultilevel"/>
    <w:tmpl w:val="EEAAA49E"/>
    <w:lvl w:ilvl="0" w:tplc="A0CAD884">
      <w:start w:val="1"/>
      <w:numFmt w:val="upperLetter"/>
      <w:lvlText w:val="%1."/>
      <w:lvlJc w:val="left"/>
      <w:pPr>
        <w:tabs>
          <w:tab w:val="num" w:pos="540"/>
        </w:tabs>
        <w:ind w:left="540" w:hanging="360"/>
      </w:pPr>
      <w:rPr>
        <w:rFonts w:hint="eastAsia"/>
        <w:b/>
        <w:bCs/>
      </w:rPr>
    </w:lvl>
    <w:lvl w:ilvl="1" w:tplc="DBE0AD8A">
      <w:start w:val="1"/>
      <w:numFmt w:val="decimal"/>
      <w:lvlText w:val="（%2）"/>
      <w:lvlJc w:val="left"/>
      <w:pPr>
        <w:tabs>
          <w:tab w:val="num" w:pos="1320"/>
        </w:tabs>
        <w:ind w:left="1320" w:hanging="720"/>
      </w:pPr>
      <w:rPr>
        <w:rFonts w:hint="eastAsia"/>
      </w:rPr>
    </w:lvl>
    <w:lvl w:ilvl="2" w:tplc="0409001B">
      <w:start w:val="1"/>
      <w:numFmt w:val="lowerRoman"/>
      <w:lvlText w:val="%3."/>
      <w:lvlJc w:val="right"/>
      <w:pPr>
        <w:tabs>
          <w:tab w:val="num" w:pos="1440"/>
        </w:tabs>
        <w:ind w:left="1440" w:hanging="420"/>
      </w:pPr>
    </w:lvl>
    <w:lvl w:ilvl="3" w:tplc="0409000F">
      <w:start w:val="1"/>
      <w:numFmt w:val="decimal"/>
      <w:lvlText w:val="%4."/>
      <w:lvlJc w:val="left"/>
      <w:pPr>
        <w:tabs>
          <w:tab w:val="num" w:pos="1860"/>
        </w:tabs>
        <w:ind w:left="1860" w:hanging="420"/>
      </w:pPr>
    </w:lvl>
    <w:lvl w:ilvl="4" w:tplc="04090019">
      <w:start w:val="1"/>
      <w:numFmt w:val="lowerLetter"/>
      <w:lvlText w:val="%5)"/>
      <w:lvlJc w:val="left"/>
      <w:pPr>
        <w:tabs>
          <w:tab w:val="num" w:pos="2280"/>
        </w:tabs>
        <w:ind w:left="2280" w:hanging="420"/>
      </w:pPr>
    </w:lvl>
    <w:lvl w:ilvl="5" w:tplc="0409001B">
      <w:start w:val="1"/>
      <w:numFmt w:val="lowerRoman"/>
      <w:lvlText w:val="%6."/>
      <w:lvlJc w:val="right"/>
      <w:pPr>
        <w:tabs>
          <w:tab w:val="num" w:pos="2700"/>
        </w:tabs>
        <w:ind w:left="2700" w:hanging="420"/>
      </w:pPr>
    </w:lvl>
    <w:lvl w:ilvl="6" w:tplc="0409000F">
      <w:start w:val="1"/>
      <w:numFmt w:val="decimal"/>
      <w:lvlText w:val="%7."/>
      <w:lvlJc w:val="left"/>
      <w:pPr>
        <w:tabs>
          <w:tab w:val="num" w:pos="3120"/>
        </w:tabs>
        <w:ind w:left="3120" w:hanging="420"/>
      </w:pPr>
    </w:lvl>
    <w:lvl w:ilvl="7" w:tplc="04090019">
      <w:start w:val="1"/>
      <w:numFmt w:val="lowerLetter"/>
      <w:lvlText w:val="%8)"/>
      <w:lvlJc w:val="left"/>
      <w:pPr>
        <w:tabs>
          <w:tab w:val="num" w:pos="3540"/>
        </w:tabs>
        <w:ind w:left="3540" w:hanging="420"/>
      </w:pPr>
    </w:lvl>
    <w:lvl w:ilvl="8" w:tplc="0409001B">
      <w:start w:val="1"/>
      <w:numFmt w:val="lowerRoman"/>
      <w:lvlText w:val="%9."/>
      <w:lvlJc w:val="right"/>
      <w:pPr>
        <w:tabs>
          <w:tab w:val="num" w:pos="3960"/>
        </w:tabs>
        <w:ind w:left="3960" w:hanging="420"/>
      </w:pPr>
    </w:lvl>
  </w:abstractNum>
  <w:abstractNum w:abstractNumId="10">
    <w:nsid w:val="79B84BF7"/>
    <w:multiLevelType w:val="multilevel"/>
    <w:tmpl w:val="DFEC0050"/>
    <w:lvl w:ilvl="0">
      <w:start w:val="1"/>
      <w:numFmt w:val="decimal"/>
      <w:lvlText w:val="%1."/>
      <w:lvlJc w:val="left"/>
      <w:pPr>
        <w:tabs>
          <w:tab w:val="num" w:pos="420"/>
        </w:tabs>
        <w:ind w:left="420" w:hanging="420"/>
      </w:pPr>
    </w:lvl>
    <w:lvl w:ilvl="1">
      <w:start w:val="6"/>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0"/>
  </w:num>
  <w:num w:numId="2">
    <w:abstractNumId w:val="4"/>
  </w:num>
  <w:num w:numId="3">
    <w:abstractNumId w:val="9"/>
  </w:num>
  <w:num w:numId="4">
    <w:abstractNumId w:val="2"/>
  </w:num>
  <w:num w:numId="5">
    <w:abstractNumId w:val="7"/>
  </w:num>
  <w:num w:numId="6">
    <w:abstractNumId w:val="3"/>
  </w:num>
  <w:num w:numId="7">
    <w:abstractNumId w:val="0"/>
  </w:num>
  <w:num w:numId="8">
    <w:abstractNumId w:val="5"/>
  </w:num>
  <w:num w:numId="9">
    <w:abstractNumId w:val="8"/>
  </w:num>
  <w:num w:numId="10">
    <w:abstractNumId w:val="1"/>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embedSystemFonts/>
  <w:bordersDoNotSurroundHeader/>
  <w:bordersDoNotSurroundFooter/>
  <w:trackRevisions/>
  <w:defaultTabStop w:val="425"/>
  <w:doNotHyphenateCaps/>
  <w:drawingGridHorizontalSpacing w:val="105"/>
  <w:drawingGridVerticalSpacing w:val="156"/>
  <w:displayHorizontalDrawingGridEvery w:val="2"/>
  <w:displayVerticalDrawingGridEvery w:val="2"/>
  <w:characterSpacingControl w:val="compressPunctuation"/>
  <w:noLineBreaksAfter w:lang="zh-CN" w:val="$([{£¥·‘“〈《「『【〔〖〝﹙﹛﹝＄（．［｛￡￥"/>
  <w:noLineBreaksBefore w:lang="zh-CN" w:val="!%),.:;&gt;?]}¢¨°·ˇˉ―‖’”…‰′″›℃∶、。〃〉》」』】〕〗〞︶︺︾﹀﹄﹚﹜﹞！＂％＇），．：；？］｀｜｝～￠"/>
  <w:doNotValidateAgainstSchema/>
  <w:doNotDemarcateInvalidXml/>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65485A"/>
    <w:rsid w:val="000006A8"/>
    <w:rsid w:val="00007AA9"/>
    <w:rsid w:val="000273E8"/>
    <w:rsid w:val="00043182"/>
    <w:rsid w:val="00054543"/>
    <w:rsid w:val="00056B3D"/>
    <w:rsid w:val="000647CC"/>
    <w:rsid w:val="00070E30"/>
    <w:rsid w:val="00073F12"/>
    <w:rsid w:val="00087130"/>
    <w:rsid w:val="000A00B8"/>
    <w:rsid w:val="000A36B3"/>
    <w:rsid w:val="000A493F"/>
    <w:rsid w:val="000A683F"/>
    <w:rsid w:val="000A7103"/>
    <w:rsid w:val="000C4960"/>
    <w:rsid w:val="000C6BAB"/>
    <w:rsid w:val="000E4DB2"/>
    <w:rsid w:val="001003DA"/>
    <w:rsid w:val="00136A29"/>
    <w:rsid w:val="00147D43"/>
    <w:rsid w:val="001560B2"/>
    <w:rsid w:val="00157823"/>
    <w:rsid w:val="00157910"/>
    <w:rsid w:val="00160359"/>
    <w:rsid w:val="001829D0"/>
    <w:rsid w:val="001A1AB2"/>
    <w:rsid w:val="001B52D3"/>
    <w:rsid w:val="001C1D4D"/>
    <w:rsid w:val="001C56E4"/>
    <w:rsid w:val="001D6A00"/>
    <w:rsid w:val="001F10D8"/>
    <w:rsid w:val="001F123E"/>
    <w:rsid w:val="001F4379"/>
    <w:rsid w:val="001F5F5F"/>
    <w:rsid w:val="002049F6"/>
    <w:rsid w:val="0020629F"/>
    <w:rsid w:val="00211D4B"/>
    <w:rsid w:val="00211E3E"/>
    <w:rsid w:val="00212585"/>
    <w:rsid w:val="0021647F"/>
    <w:rsid w:val="00217179"/>
    <w:rsid w:val="00222D4F"/>
    <w:rsid w:val="00226E02"/>
    <w:rsid w:val="00250945"/>
    <w:rsid w:val="0025331B"/>
    <w:rsid w:val="00257CE7"/>
    <w:rsid w:val="00263F2F"/>
    <w:rsid w:val="00272E6C"/>
    <w:rsid w:val="00282B8A"/>
    <w:rsid w:val="00284976"/>
    <w:rsid w:val="00285AB1"/>
    <w:rsid w:val="0029148A"/>
    <w:rsid w:val="002A33C5"/>
    <w:rsid w:val="002B2381"/>
    <w:rsid w:val="002B3DF9"/>
    <w:rsid w:val="002B46B7"/>
    <w:rsid w:val="002C6729"/>
    <w:rsid w:val="002F6285"/>
    <w:rsid w:val="00302833"/>
    <w:rsid w:val="0031648A"/>
    <w:rsid w:val="00327EC9"/>
    <w:rsid w:val="00331AD8"/>
    <w:rsid w:val="00346ECD"/>
    <w:rsid w:val="00352072"/>
    <w:rsid w:val="00353AD3"/>
    <w:rsid w:val="00355374"/>
    <w:rsid w:val="00361D4A"/>
    <w:rsid w:val="00381F41"/>
    <w:rsid w:val="00382C52"/>
    <w:rsid w:val="00385DED"/>
    <w:rsid w:val="0039131C"/>
    <w:rsid w:val="003975E8"/>
    <w:rsid w:val="003A0505"/>
    <w:rsid w:val="003B7FAA"/>
    <w:rsid w:val="003C65D8"/>
    <w:rsid w:val="003C6C25"/>
    <w:rsid w:val="003D3508"/>
    <w:rsid w:val="003E224A"/>
    <w:rsid w:val="003F6334"/>
    <w:rsid w:val="00402007"/>
    <w:rsid w:val="004049C6"/>
    <w:rsid w:val="00416683"/>
    <w:rsid w:val="00417DC2"/>
    <w:rsid w:val="004211E2"/>
    <w:rsid w:val="00421654"/>
    <w:rsid w:val="0042234B"/>
    <w:rsid w:val="00427974"/>
    <w:rsid w:val="0045252A"/>
    <w:rsid w:val="00453D38"/>
    <w:rsid w:val="0045415A"/>
    <w:rsid w:val="00463F03"/>
    <w:rsid w:val="0047310C"/>
    <w:rsid w:val="00473ACD"/>
    <w:rsid w:val="00475B99"/>
    <w:rsid w:val="0047609A"/>
    <w:rsid w:val="00476BDB"/>
    <w:rsid w:val="00495475"/>
    <w:rsid w:val="00497EFE"/>
    <w:rsid w:val="004B52D0"/>
    <w:rsid w:val="004C1481"/>
    <w:rsid w:val="004C1B30"/>
    <w:rsid w:val="004C3028"/>
    <w:rsid w:val="004D0469"/>
    <w:rsid w:val="004D31B2"/>
    <w:rsid w:val="004D6552"/>
    <w:rsid w:val="004F36A2"/>
    <w:rsid w:val="00502A12"/>
    <w:rsid w:val="0050730E"/>
    <w:rsid w:val="0051550A"/>
    <w:rsid w:val="005170C9"/>
    <w:rsid w:val="00531F24"/>
    <w:rsid w:val="00536562"/>
    <w:rsid w:val="00537EF4"/>
    <w:rsid w:val="005515D3"/>
    <w:rsid w:val="00552F86"/>
    <w:rsid w:val="005618D7"/>
    <w:rsid w:val="00565FA9"/>
    <w:rsid w:val="00566359"/>
    <w:rsid w:val="00574758"/>
    <w:rsid w:val="00574D9B"/>
    <w:rsid w:val="00580460"/>
    <w:rsid w:val="00580B7A"/>
    <w:rsid w:val="00586C9A"/>
    <w:rsid w:val="00590C28"/>
    <w:rsid w:val="005926F9"/>
    <w:rsid w:val="005E5052"/>
    <w:rsid w:val="005E72E6"/>
    <w:rsid w:val="006019FF"/>
    <w:rsid w:val="00605339"/>
    <w:rsid w:val="00622CC3"/>
    <w:rsid w:val="00631345"/>
    <w:rsid w:val="006400C8"/>
    <w:rsid w:val="0065176D"/>
    <w:rsid w:val="006543C4"/>
    <w:rsid w:val="0065485A"/>
    <w:rsid w:val="00655E2E"/>
    <w:rsid w:val="00671EE5"/>
    <w:rsid w:val="00675FFD"/>
    <w:rsid w:val="00692AAC"/>
    <w:rsid w:val="006979FB"/>
    <w:rsid w:val="006A6DFD"/>
    <w:rsid w:val="006A7B89"/>
    <w:rsid w:val="006B0AA1"/>
    <w:rsid w:val="006B1F2B"/>
    <w:rsid w:val="006C1202"/>
    <w:rsid w:val="006C58D3"/>
    <w:rsid w:val="006D3E73"/>
    <w:rsid w:val="006E0D7E"/>
    <w:rsid w:val="006E2AA4"/>
    <w:rsid w:val="006E4880"/>
    <w:rsid w:val="006E67BF"/>
    <w:rsid w:val="006F146C"/>
    <w:rsid w:val="006F6A8A"/>
    <w:rsid w:val="007227FF"/>
    <w:rsid w:val="00722834"/>
    <w:rsid w:val="00736090"/>
    <w:rsid w:val="00736F48"/>
    <w:rsid w:val="00743133"/>
    <w:rsid w:val="0076131E"/>
    <w:rsid w:val="007656CD"/>
    <w:rsid w:val="00765F07"/>
    <w:rsid w:val="0076775F"/>
    <w:rsid w:val="007678AB"/>
    <w:rsid w:val="00773176"/>
    <w:rsid w:val="00777F52"/>
    <w:rsid w:val="00786A4B"/>
    <w:rsid w:val="0079092E"/>
    <w:rsid w:val="00794948"/>
    <w:rsid w:val="007B25C2"/>
    <w:rsid w:val="007C312F"/>
    <w:rsid w:val="007C3EAD"/>
    <w:rsid w:val="007C4574"/>
    <w:rsid w:val="007C46CD"/>
    <w:rsid w:val="007D05CE"/>
    <w:rsid w:val="007E3FD7"/>
    <w:rsid w:val="007F595F"/>
    <w:rsid w:val="008008F4"/>
    <w:rsid w:val="00810C8A"/>
    <w:rsid w:val="00833193"/>
    <w:rsid w:val="008622D0"/>
    <w:rsid w:val="008635B4"/>
    <w:rsid w:val="00877F0D"/>
    <w:rsid w:val="00890C30"/>
    <w:rsid w:val="008931BE"/>
    <w:rsid w:val="00895456"/>
    <w:rsid w:val="00897D66"/>
    <w:rsid w:val="008D7AB3"/>
    <w:rsid w:val="008E48E6"/>
    <w:rsid w:val="008E4D1E"/>
    <w:rsid w:val="008E5EF6"/>
    <w:rsid w:val="008F3706"/>
    <w:rsid w:val="00905473"/>
    <w:rsid w:val="00905E5D"/>
    <w:rsid w:val="00912B1E"/>
    <w:rsid w:val="00913324"/>
    <w:rsid w:val="00914BA7"/>
    <w:rsid w:val="009161A6"/>
    <w:rsid w:val="009247F4"/>
    <w:rsid w:val="00930F87"/>
    <w:rsid w:val="00963835"/>
    <w:rsid w:val="00966A76"/>
    <w:rsid w:val="00980FE8"/>
    <w:rsid w:val="00984E10"/>
    <w:rsid w:val="00986608"/>
    <w:rsid w:val="009A4689"/>
    <w:rsid w:val="009B4633"/>
    <w:rsid w:val="009B4ECC"/>
    <w:rsid w:val="009B7411"/>
    <w:rsid w:val="009C06D9"/>
    <w:rsid w:val="009C53EB"/>
    <w:rsid w:val="009E221F"/>
    <w:rsid w:val="009E53A3"/>
    <w:rsid w:val="009F1727"/>
    <w:rsid w:val="009F4D97"/>
    <w:rsid w:val="00A0200F"/>
    <w:rsid w:val="00A022D9"/>
    <w:rsid w:val="00A1055F"/>
    <w:rsid w:val="00A108B4"/>
    <w:rsid w:val="00A10B6F"/>
    <w:rsid w:val="00A147A9"/>
    <w:rsid w:val="00A22E23"/>
    <w:rsid w:val="00A30037"/>
    <w:rsid w:val="00A34FBD"/>
    <w:rsid w:val="00A62D2D"/>
    <w:rsid w:val="00A67000"/>
    <w:rsid w:val="00A711CD"/>
    <w:rsid w:val="00A7410D"/>
    <w:rsid w:val="00AA1C33"/>
    <w:rsid w:val="00AA635E"/>
    <w:rsid w:val="00AB3558"/>
    <w:rsid w:val="00AC2DDB"/>
    <w:rsid w:val="00AC40FC"/>
    <w:rsid w:val="00AC46FE"/>
    <w:rsid w:val="00AD1D94"/>
    <w:rsid w:val="00AE4700"/>
    <w:rsid w:val="00AF00B0"/>
    <w:rsid w:val="00AF0B8A"/>
    <w:rsid w:val="00B00DD9"/>
    <w:rsid w:val="00B02088"/>
    <w:rsid w:val="00B22424"/>
    <w:rsid w:val="00B23676"/>
    <w:rsid w:val="00B27191"/>
    <w:rsid w:val="00B36DCE"/>
    <w:rsid w:val="00B421A3"/>
    <w:rsid w:val="00B56B98"/>
    <w:rsid w:val="00B61019"/>
    <w:rsid w:val="00B64A92"/>
    <w:rsid w:val="00B70AE1"/>
    <w:rsid w:val="00B71BCB"/>
    <w:rsid w:val="00B73BC4"/>
    <w:rsid w:val="00B73CD0"/>
    <w:rsid w:val="00B73F61"/>
    <w:rsid w:val="00B7456D"/>
    <w:rsid w:val="00B74D22"/>
    <w:rsid w:val="00B75942"/>
    <w:rsid w:val="00B80457"/>
    <w:rsid w:val="00B81D1C"/>
    <w:rsid w:val="00B843E9"/>
    <w:rsid w:val="00B928EC"/>
    <w:rsid w:val="00B97413"/>
    <w:rsid w:val="00B97BF2"/>
    <w:rsid w:val="00BA08FF"/>
    <w:rsid w:val="00BA79CB"/>
    <w:rsid w:val="00BC62E7"/>
    <w:rsid w:val="00BC6B77"/>
    <w:rsid w:val="00BE27FB"/>
    <w:rsid w:val="00BF729E"/>
    <w:rsid w:val="00C02BE7"/>
    <w:rsid w:val="00C12D59"/>
    <w:rsid w:val="00C13197"/>
    <w:rsid w:val="00C16B50"/>
    <w:rsid w:val="00C24149"/>
    <w:rsid w:val="00C32F73"/>
    <w:rsid w:val="00C62347"/>
    <w:rsid w:val="00C625BA"/>
    <w:rsid w:val="00C62F1E"/>
    <w:rsid w:val="00C63AB2"/>
    <w:rsid w:val="00C63BEF"/>
    <w:rsid w:val="00C707F4"/>
    <w:rsid w:val="00C71F9D"/>
    <w:rsid w:val="00C72A4E"/>
    <w:rsid w:val="00C75A91"/>
    <w:rsid w:val="00C97F69"/>
    <w:rsid w:val="00CA4157"/>
    <w:rsid w:val="00CB7EFF"/>
    <w:rsid w:val="00CE2CEF"/>
    <w:rsid w:val="00CE5401"/>
    <w:rsid w:val="00CE7895"/>
    <w:rsid w:val="00D032C2"/>
    <w:rsid w:val="00D062D0"/>
    <w:rsid w:val="00D1011E"/>
    <w:rsid w:val="00D15015"/>
    <w:rsid w:val="00D171C8"/>
    <w:rsid w:val="00D2323D"/>
    <w:rsid w:val="00D33207"/>
    <w:rsid w:val="00D347D3"/>
    <w:rsid w:val="00D42B2B"/>
    <w:rsid w:val="00D52676"/>
    <w:rsid w:val="00D54B33"/>
    <w:rsid w:val="00D606E1"/>
    <w:rsid w:val="00D66C9D"/>
    <w:rsid w:val="00D75F79"/>
    <w:rsid w:val="00D843F7"/>
    <w:rsid w:val="00D9107F"/>
    <w:rsid w:val="00D927EE"/>
    <w:rsid w:val="00DA2D2A"/>
    <w:rsid w:val="00DB2AD6"/>
    <w:rsid w:val="00DB37BD"/>
    <w:rsid w:val="00DB73F1"/>
    <w:rsid w:val="00DC018D"/>
    <w:rsid w:val="00DD1C4E"/>
    <w:rsid w:val="00DD3D10"/>
    <w:rsid w:val="00DD7437"/>
    <w:rsid w:val="00DE416E"/>
    <w:rsid w:val="00DE671D"/>
    <w:rsid w:val="00DE7A00"/>
    <w:rsid w:val="00E078FA"/>
    <w:rsid w:val="00E109FA"/>
    <w:rsid w:val="00E14E06"/>
    <w:rsid w:val="00E15845"/>
    <w:rsid w:val="00E20089"/>
    <w:rsid w:val="00E21B9A"/>
    <w:rsid w:val="00E23C9D"/>
    <w:rsid w:val="00E30214"/>
    <w:rsid w:val="00E35407"/>
    <w:rsid w:val="00E41B20"/>
    <w:rsid w:val="00E54988"/>
    <w:rsid w:val="00E63720"/>
    <w:rsid w:val="00E6388E"/>
    <w:rsid w:val="00E6591B"/>
    <w:rsid w:val="00E67557"/>
    <w:rsid w:val="00E7320B"/>
    <w:rsid w:val="00E77B64"/>
    <w:rsid w:val="00E80278"/>
    <w:rsid w:val="00E81F61"/>
    <w:rsid w:val="00E940A0"/>
    <w:rsid w:val="00EA1FDF"/>
    <w:rsid w:val="00EA6E56"/>
    <w:rsid w:val="00EB5FAF"/>
    <w:rsid w:val="00EC0018"/>
    <w:rsid w:val="00EC7456"/>
    <w:rsid w:val="00ED24A5"/>
    <w:rsid w:val="00EE5692"/>
    <w:rsid w:val="00EF6CA0"/>
    <w:rsid w:val="00EF7C08"/>
    <w:rsid w:val="00F31F67"/>
    <w:rsid w:val="00F42516"/>
    <w:rsid w:val="00F43136"/>
    <w:rsid w:val="00F505EC"/>
    <w:rsid w:val="00F55DB1"/>
    <w:rsid w:val="00F634CF"/>
    <w:rsid w:val="00F6360E"/>
    <w:rsid w:val="00F6396D"/>
    <w:rsid w:val="00F66576"/>
    <w:rsid w:val="00F7727A"/>
    <w:rsid w:val="00F85444"/>
    <w:rsid w:val="00F8686F"/>
    <w:rsid w:val="00FB435D"/>
    <w:rsid w:val="00FE3B71"/>
    <w:rsid w:val="00FE7E6C"/>
    <w:rsid w:val="00FF5C38"/>
    <w:rsid w:val="00FF608E"/>
    <w:rsid w:val="00FF79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15362"/>
    <o:shapelayout v:ext="edit">
      <o:idmap v:ext="edit" data="1"/>
      <o:rules v:ext="edit">
        <o:r id="V:Rule8" type="connector" idref="#_x0000_s1116"/>
        <o:r id="V:Rule9" type="connector" idref="#_x0000_s1113"/>
        <o:r id="V:Rule10" type="connector" idref="#_x0000_s1088"/>
        <o:r id="V:Rule11" type="connector" idref="#_x0000_s1115"/>
        <o:r id="V:Rule12" type="connector" idref="#_x0000_s1114"/>
        <o:r id="V:Rule13" type="connector" idref="#_x0000_s1090"/>
        <o:r id="V:Rule14" type="connector" idref="#_x0000_s1117"/>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F73"/>
    <w:pPr>
      <w:widowControl w:val="0"/>
      <w:jc w:val="both"/>
    </w:pPr>
    <w:rPr>
      <w:rFonts w:ascii="宋体" w:cs="宋体"/>
      <w:kern w:val="2"/>
      <w:sz w:val="21"/>
      <w:szCs w:val="21"/>
    </w:rPr>
  </w:style>
  <w:style w:type="paragraph" w:styleId="1">
    <w:name w:val="heading 1"/>
    <w:basedOn w:val="a"/>
    <w:next w:val="a"/>
    <w:link w:val="1Char"/>
    <w:uiPriority w:val="99"/>
    <w:qFormat/>
    <w:rsid w:val="00C32F73"/>
    <w:pPr>
      <w:keepNext/>
      <w:autoSpaceDE w:val="0"/>
      <w:autoSpaceDN w:val="0"/>
      <w:adjustRightInd w:val="0"/>
      <w:outlineLvl w:val="0"/>
    </w:pPr>
    <w:rPr>
      <w:rFonts w:ascii="Times New Roman" w:cs="Times New Roman"/>
      <w:b/>
      <w:bCs/>
      <w:kern w:val="0"/>
      <w:sz w:val="24"/>
      <w:szCs w:val="24"/>
    </w:rPr>
  </w:style>
  <w:style w:type="paragraph" w:styleId="2">
    <w:name w:val="heading 2"/>
    <w:basedOn w:val="a"/>
    <w:next w:val="a"/>
    <w:link w:val="2Char"/>
    <w:uiPriority w:val="99"/>
    <w:qFormat/>
    <w:rsid w:val="00C32F73"/>
    <w:pPr>
      <w:keepNext/>
      <w:autoSpaceDE w:val="0"/>
      <w:autoSpaceDN w:val="0"/>
      <w:adjustRightInd w:val="0"/>
      <w:outlineLvl w:val="1"/>
    </w:pPr>
    <w:rPr>
      <w:rFonts w:ascii="Tahoma" w:hAnsi="Tahoma" w:cs="Tahoma"/>
      <w:color w:val="000000"/>
      <w:sz w:val="28"/>
      <w:szCs w:val="28"/>
    </w:rPr>
  </w:style>
  <w:style w:type="paragraph" w:styleId="3">
    <w:name w:val="heading 3"/>
    <w:basedOn w:val="a"/>
    <w:next w:val="a"/>
    <w:link w:val="3Char"/>
    <w:uiPriority w:val="99"/>
    <w:qFormat/>
    <w:rsid w:val="00C32F73"/>
    <w:pPr>
      <w:keepNext/>
      <w:spacing w:line="360" w:lineRule="auto"/>
      <w:ind w:right="-153" w:firstLineChars="100" w:firstLine="240"/>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BA79CB"/>
    <w:rPr>
      <w:rFonts w:ascii="宋体" w:cs="宋体"/>
      <w:b/>
      <w:bCs/>
      <w:kern w:val="44"/>
      <w:sz w:val="44"/>
      <w:szCs w:val="44"/>
    </w:rPr>
  </w:style>
  <w:style w:type="character" w:customStyle="1" w:styleId="2Char">
    <w:name w:val="标题 2 Char"/>
    <w:basedOn w:val="a0"/>
    <w:link w:val="2"/>
    <w:uiPriority w:val="99"/>
    <w:semiHidden/>
    <w:locked/>
    <w:rsid w:val="00BA79CB"/>
    <w:rPr>
      <w:rFonts w:ascii="Cambria" w:eastAsia="宋体" w:hAnsi="Cambria" w:cs="Cambria"/>
      <w:b/>
      <w:bCs/>
      <w:sz w:val="32"/>
      <w:szCs w:val="32"/>
    </w:rPr>
  </w:style>
  <w:style w:type="character" w:customStyle="1" w:styleId="3Char">
    <w:name w:val="标题 3 Char"/>
    <w:basedOn w:val="a0"/>
    <w:link w:val="3"/>
    <w:uiPriority w:val="99"/>
    <w:semiHidden/>
    <w:locked/>
    <w:rsid w:val="00BA79CB"/>
    <w:rPr>
      <w:rFonts w:ascii="宋体" w:cs="宋体"/>
      <w:b/>
      <w:bCs/>
      <w:sz w:val="32"/>
      <w:szCs w:val="32"/>
    </w:rPr>
  </w:style>
  <w:style w:type="paragraph" w:styleId="a3">
    <w:name w:val="footer"/>
    <w:basedOn w:val="a"/>
    <w:link w:val="Char"/>
    <w:uiPriority w:val="99"/>
    <w:semiHidden/>
    <w:rsid w:val="00C32F73"/>
    <w:pPr>
      <w:tabs>
        <w:tab w:val="center" w:pos="4153"/>
        <w:tab w:val="right" w:pos="8306"/>
      </w:tabs>
      <w:snapToGrid w:val="0"/>
      <w:jc w:val="left"/>
    </w:pPr>
    <w:rPr>
      <w:sz w:val="18"/>
      <w:szCs w:val="18"/>
    </w:rPr>
  </w:style>
  <w:style w:type="character" w:customStyle="1" w:styleId="Char">
    <w:name w:val="页脚 Char"/>
    <w:basedOn w:val="a0"/>
    <w:link w:val="a3"/>
    <w:uiPriority w:val="99"/>
    <w:semiHidden/>
    <w:locked/>
    <w:rsid w:val="00BA79CB"/>
    <w:rPr>
      <w:rFonts w:ascii="宋体" w:cs="宋体"/>
      <w:sz w:val="18"/>
      <w:szCs w:val="18"/>
    </w:rPr>
  </w:style>
  <w:style w:type="character" w:styleId="a4">
    <w:name w:val="page number"/>
    <w:basedOn w:val="a0"/>
    <w:uiPriority w:val="99"/>
    <w:semiHidden/>
    <w:rsid w:val="00C32F73"/>
  </w:style>
  <w:style w:type="paragraph" w:styleId="a5">
    <w:name w:val="header"/>
    <w:basedOn w:val="a"/>
    <w:link w:val="Char0"/>
    <w:uiPriority w:val="99"/>
    <w:semiHidden/>
    <w:rsid w:val="00C32F7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locked/>
    <w:rsid w:val="00BA79CB"/>
    <w:rPr>
      <w:rFonts w:ascii="宋体" w:cs="宋体"/>
      <w:sz w:val="18"/>
      <w:szCs w:val="18"/>
    </w:rPr>
  </w:style>
  <w:style w:type="paragraph" w:styleId="a6">
    <w:name w:val="Normal Indent"/>
    <w:basedOn w:val="a"/>
    <w:uiPriority w:val="99"/>
    <w:semiHidden/>
    <w:rsid w:val="00C32F73"/>
    <w:pPr>
      <w:ind w:firstLine="420"/>
    </w:pPr>
    <w:rPr>
      <w:rFonts w:ascii="Times New Roman" w:cs="Times New Roman"/>
    </w:rPr>
  </w:style>
  <w:style w:type="paragraph" w:styleId="a7">
    <w:name w:val="Plain Text"/>
    <w:basedOn w:val="a"/>
    <w:link w:val="Char1"/>
    <w:uiPriority w:val="99"/>
    <w:semiHidden/>
    <w:rsid w:val="00C32F73"/>
    <w:rPr>
      <w:rFonts w:hAnsi="Courier New"/>
    </w:rPr>
  </w:style>
  <w:style w:type="character" w:customStyle="1" w:styleId="Char1">
    <w:name w:val="纯文本 Char"/>
    <w:basedOn w:val="a0"/>
    <w:link w:val="a7"/>
    <w:uiPriority w:val="99"/>
    <w:semiHidden/>
    <w:locked/>
    <w:rsid w:val="00BA79CB"/>
    <w:rPr>
      <w:rFonts w:ascii="宋体" w:hAnsi="Courier New" w:cs="宋体"/>
      <w:sz w:val="21"/>
      <w:szCs w:val="21"/>
    </w:rPr>
  </w:style>
  <w:style w:type="paragraph" w:styleId="HTML">
    <w:name w:val="HTML Preformatted"/>
    <w:basedOn w:val="a"/>
    <w:link w:val="HTMLChar"/>
    <w:uiPriority w:val="99"/>
    <w:semiHidden/>
    <w:rsid w:val="00C32F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黑体"/>
      <w:color w:val="000000"/>
      <w:kern w:val="0"/>
      <w:sz w:val="20"/>
      <w:szCs w:val="20"/>
    </w:rPr>
  </w:style>
  <w:style w:type="character" w:customStyle="1" w:styleId="HTMLChar">
    <w:name w:val="HTML 预设格式 Char"/>
    <w:basedOn w:val="a0"/>
    <w:link w:val="HTML"/>
    <w:uiPriority w:val="99"/>
    <w:semiHidden/>
    <w:locked/>
    <w:rsid w:val="00BA79CB"/>
    <w:rPr>
      <w:rFonts w:ascii="Courier New" w:hAnsi="Courier New" w:cs="Courier New"/>
      <w:sz w:val="20"/>
      <w:szCs w:val="20"/>
    </w:rPr>
  </w:style>
  <w:style w:type="paragraph" w:styleId="a8">
    <w:name w:val="Normal (Web)"/>
    <w:basedOn w:val="a"/>
    <w:uiPriority w:val="99"/>
    <w:semiHidden/>
    <w:rsid w:val="00C32F73"/>
    <w:pPr>
      <w:widowControl/>
      <w:spacing w:before="100" w:beforeAutospacing="1" w:after="100" w:afterAutospacing="1"/>
      <w:jc w:val="left"/>
    </w:pPr>
    <w:rPr>
      <w:rFonts w:hAnsi="宋体"/>
      <w:color w:val="000000"/>
      <w:kern w:val="0"/>
      <w:sz w:val="24"/>
      <w:szCs w:val="24"/>
    </w:rPr>
  </w:style>
  <w:style w:type="paragraph" w:styleId="a9">
    <w:name w:val="Date"/>
    <w:basedOn w:val="a"/>
    <w:next w:val="a"/>
    <w:link w:val="Char2"/>
    <w:uiPriority w:val="99"/>
    <w:semiHidden/>
    <w:rsid w:val="00C32F73"/>
    <w:pPr>
      <w:ind w:leftChars="2500" w:left="2500"/>
    </w:pPr>
    <w:rPr>
      <w:rFonts w:ascii="Times New Roman" w:cs="Times New Roman"/>
      <w:sz w:val="24"/>
      <w:szCs w:val="24"/>
    </w:rPr>
  </w:style>
  <w:style w:type="character" w:customStyle="1" w:styleId="Char2">
    <w:name w:val="日期 Char"/>
    <w:basedOn w:val="a0"/>
    <w:link w:val="a9"/>
    <w:uiPriority w:val="99"/>
    <w:semiHidden/>
    <w:locked/>
    <w:rsid w:val="00BA79CB"/>
    <w:rPr>
      <w:rFonts w:ascii="宋体" w:cs="宋体"/>
      <w:sz w:val="21"/>
      <w:szCs w:val="21"/>
    </w:rPr>
  </w:style>
  <w:style w:type="paragraph" w:styleId="aa">
    <w:name w:val="Body Text Indent"/>
    <w:basedOn w:val="a"/>
    <w:link w:val="Char3"/>
    <w:uiPriority w:val="99"/>
    <w:semiHidden/>
    <w:rsid w:val="00C32F73"/>
    <w:pPr>
      <w:widowControl/>
      <w:spacing w:line="360" w:lineRule="auto"/>
      <w:ind w:leftChars="250" w:left="527" w:hanging="2"/>
      <w:jc w:val="left"/>
    </w:pPr>
    <w:rPr>
      <w:rFonts w:ascii="Times New Roman" w:cs="Times New Roman"/>
      <w:color w:val="000000"/>
      <w:sz w:val="24"/>
      <w:szCs w:val="24"/>
    </w:rPr>
  </w:style>
  <w:style w:type="character" w:customStyle="1" w:styleId="Char3">
    <w:name w:val="正文文本缩进 Char"/>
    <w:basedOn w:val="a0"/>
    <w:link w:val="aa"/>
    <w:uiPriority w:val="99"/>
    <w:semiHidden/>
    <w:locked/>
    <w:rsid w:val="00BA79CB"/>
    <w:rPr>
      <w:rFonts w:ascii="宋体" w:cs="宋体"/>
      <w:sz w:val="21"/>
      <w:szCs w:val="21"/>
    </w:rPr>
  </w:style>
  <w:style w:type="paragraph" w:styleId="ab">
    <w:name w:val="Balloon Text"/>
    <w:basedOn w:val="a"/>
    <w:link w:val="Char4"/>
    <w:uiPriority w:val="99"/>
    <w:semiHidden/>
    <w:rsid w:val="00AC46FE"/>
    <w:rPr>
      <w:sz w:val="18"/>
      <w:szCs w:val="18"/>
    </w:rPr>
  </w:style>
  <w:style w:type="character" w:customStyle="1" w:styleId="Char4">
    <w:name w:val="批注框文本 Char"/>
    <w:basedOn w:val="a0"/>
    <w:link w:val="ab"/>
    <w:uiPriority w:val="99"/>
    <w:semiHidden/>
    <w:locked/>
    <w:rsid w:val="00AC46FE"/>
    <w:rPr>
      <w:rFonts w:ascii="宋体" w:cs="宋体"/>
      <w:kern w:val="2"/>
      <w:sz w:val="18"/>
      <w:szCs w:val="18"/>
    </w:rPr>
  </w:style>
  <w:style w:type="character" w:styleId="ac">
    <w:name w:val="annotation reference"/>
    <w:basedOn w:val="a0"/>
    <w:uiPriority w:val="99"/>
    <w:semiHidden/>
    <w:rsid w:val="00B421A3"/>
    <w:rPr>
      <w:sz w:val="21"/>
      <w:szCs w:val="21"/>
    </w:rPr>
  </w:style>
  <w:style w:type="paragraph" w:styleId="ad">
    <w:name w:val="annotation text"/>
    <w:basedOn w:val="a"/>
    <w:link w:val="Char5"/>
    <w:uiPriority w:val="99"/>
    <w:semiHidden/>
    <w:rsid w:val="00B421A3"/>
    <w:pPr>
      <w:jc w:val="left"/>
    </w:pPr>
  </w:style>
  <w:style w:type="character" w:customStyle="1" w:styleId="Char5">
    <w:name w:val="批注文字 Char"/>
    <w:basedOn w:val="a0"/>
    <w:link w:val="ad"/>
    <w:uiPriority w:val="99"/>
    <w:semiHidden/>
    <w:locked/>
    <w:rsid w:val="00BA79CB"/>
    <w:rPr>
      <w:rFonts w:ascii="宋体" w:cs="宋体"/>
      <w:sz w:val="21"/>
      <w:szCs w:val="21"/>
    </w:rPr>
  </w:style>
  <w:style w:type="paragraph" w:styleId="ae">
    <w:name w:val="annotation subject"/>
    <w:basedOn w:val="ad"/>
    <w:next w:val="ad"/>
    <w:link w:val="Char6"/>
    <w:uiPriority w:val="99"/>
    <w:semiHidden/>
    <w:rsid w:val="00B421A3"/>
    <w:rPr>
      <w:b/>
      <w:bCs/>
    </w:rPr>
  </w:style>
  <w:style w:type="character" w:customStyle="1" w:styleId="Char6">
    <w:name w:val="批注主题 Char"/>
    <w:basedOn w:val="Char5"/>
    <w:link w:val="ae"/>
    <w:uiPriority w:val="99"/>
    <w:semiHidden/>
    <w:locked/>
    <w:rsid w:val="00BA79CB"/>
    <w:rPr>
      <w:b/>
      <w:bCs/>
    </w:rPr>
  </w:style>
  <w:style w:type="table" w:styleId="af">
    <w:name w:val="Table Grid"/>
    <w:basedOn w:val="a1"/>
    <w:uiPriority w:val="99"/>
    <w:rsid w:val="00D843F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0">
    <w:name w:val="浅色底纹1"/>
    <w:uiPriority w:val="99"/>
    <w:rsid w:val="00D843F7"/>
    <w:rPr>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73634676">
      <w:marLeft w:val="0"/>
      <w:marRight w:val="0"/>
      <w:marTop w:val="0"/>
      <w:marBottom w:val="0"/>
      <w:divBdr>
        <w:top w:val="none" w:sz="0" w:space="0" w:color="auto"/>
        <w:left w:val="none" w:sz="0" w:space="0" w:color="auto"/>
        <w:bottom w:val="none" w:sz="0" w:space="0" w:color="auto"/>
        <w:right w:val="none" w:sz="0" w:space="0" w:color="auto"/>
      </w:divBdr>
    </w:div>
    <w:div w:id="973634677">
      <w:marLeft w:val="0"/>
      <w:marRight w:val="0"/>
      <w:marTop w:val="0"/>
      <w:marBottom w:val="0"/>
      <w:divBdr>
        <w:top w:val="none" w:sz="0" w:space="0" w:color="auto"/>
        <w:left w:val="none" w:sz="0" w:space="0" w:color="auto"/>
        <w:bottom w:val="none" w:sz="0" w:space="0" w:color="auto"/>
        <w:right w:val="none" w:sz="0" w:space="0" w:color="auto"/>
      </w:divBdr>
    </w:div>
    <w:div w:id="973634678">
      <w:marLeft w:val="0"/>
      <w:marRight w:val="0"/>
      <w:marTop w:val="0"/>
      <w:marBottom w:val="0"/>
      <w:divBdr>
        <w:top w:val="none" w:sz="0" w:space="0" w:color="auto"/>
        <w:left w:val="none" w:sz="0" w:space="0" w:color="auto"/>
        <w:bottom w:val="none" w:sz="0" w:space="0" w:color="auto"/>
        <w:right w:val="none" w:sz="0" w:space="0" w:color="auto"/>
      </w:divBdr>
    </w:div>
    <w:div w:id="973634679">
      <w:marLeft w:val="0"/>
      <w:marRight w:val="0"/>
      <w:marTop w:val="0"/>
      <w:marBottom w:val="0"/>
      <w:divBdr>
        <w:top w:val="none" w:sz="0" w:space="0" w:color="auto"/>
        <w:left w:val="none" w:sz="0" w:space="0" w:color="auto"/>
        <w:bottom w:val="none" w:sz="0" w:space="0" w:color="auto"/>
        <w:right w:val="none" w:sz="0" w:space="0" w:color="auto"/>
      </w:divBdr>
    </w:div>
    <w:div w:id="97363468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9.wmf"/><Relationship Id="rId29"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image" Target="media/image20.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5677D93-FD93-4E4F-B76F-69EB8B9CC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8</Pages>
  <Words>668</Words>
  <Characters>3808</Characters>
  <Application>Microsoft Office Word</Application>
  <DocSecurity>0</DocSecurity>
  <Lines>31</Lines>
  <Paragraphs>8</Paragraphs>
  <ScaleCrop>false</ScaleCrop>
  <Company>q</Company>
  <LinksUpToDate>false</LinksUpToDate>
  <CharactersWithSpaces>4468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北京化工大学20  ——20  学年第二学期</dc:title>
  <dc:subject/>
  <dc:creator>q</dc:creator>
  <cp:keywords/>
  <dc:description/>
  <cp:lastModifiedBy>微软用户</cp:lastModifiedBy>
  <cp:revision>14</cp:revision>
  <cp:lastPrinted>2011-11-30T03:11:00Z</cp:lastPrinted>
  <dcterms:created xsi:type="dcterms:W3CDTF">2016-04-28T01:15:00Z</dcterms:created>
  <dcterms:modified xsi:type="dcterms:W3CDTF">2016-05-10T00:22:00Z</dcterms:modified>
</cp:coreProperties>
</file>